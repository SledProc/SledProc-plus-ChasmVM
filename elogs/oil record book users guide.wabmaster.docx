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B4B2E" w14:textId="77777777" w:rsidR="009929FF" w:rsidRPr="009929FF" w:rsidRDefault="009929FF" w:rsidP="009929FF">
      <w:r w:rsidRPr="009929FF">
        <w:t xml:space="preserve">I have created users accounts </w:t>
      </w:r>
      <w:r w:rsidRPr="009929FF">
        <w:rPr>
          <w:b/>
          <w:bCs/>
        </w:rPr>
        <w:t>shipuser1</w:t>
      </w:r>
      <w:r w:rsidRPr="009929FF">
        <w:t xml:space="preserve"> (Management level officer) and </w:t>
      </w:r>
      <w:r w:rsidRPr="009929FF">
        <w:rPr>
          <w:b/>
          <w:bCs/>
        </w:rPr>
        <w:t>shipuser2</w:t>
      </w:r>
      <w:r w:rsidRPr="009929FF">
        <w:t xml:space="preserve"> (Operational level officer) for testing. Password </w:t>
      </w:r>
      <w:r w:rsidRPr="009929FF">
        <w:rPr>
          <w:b/>
          <w:bCs/>
        </w:rPr>
        <w:t>marad1234</w:t>
      </w:r>
    </w:p>
    <w:p w14:paraId="0EC00831" w14:textId="2CB2FBA5" w:rsidR="009929FF" w:rsidRPr="009929FF" w:rsidRDefault="009929FF" w:rsidP="009929FF">
      <w:r w:rsidRPr="009929FF">
        <w:rPr>
          <w:noProof/>
        </w:rPr>
        <w:drawing>
          <wp:inline distT="0" distB="0" distL="0" distR="0" wp14:anchorId="79B25C5F" wp14:editId="6B40B6D5">
            <wp:extent cx="5943600" cy="931545"/>
            <wp:effectExtent l="0" t="0" r="0" b="1905"/>
            <wp:docPr id="18461083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0987" w14:textId="77777777" w:rsidR="009929FF" w:rsidRPr="009929FF" w:rsidRDefault="009929FF" w:rsidP="009929FF"/>
    <w:p w14:paraId="3D22C325" w14:textId="77777777" w:rsidR="009929FF" w:rsidRPr="009929FF" w:rsidRDefault="009929FF" w:rsidP="009929FF">
      <w:r w:rsidRPr="009929FF">
        <w:rPr>
          <w:b/>
          <w:bCs/>
        </w:rPr>
        <w:t>Accessing eLogs:</w:t>
      </w:r>
      <w:r w:rsidRPr="009929FF">
        <w:t xml:space="preserve"> this can be done in 2 ways:</w:t>
      </w:r>
    </w:p>
    <w:p w14:paraId="79A54126" w14:textId="77777777" w:rsidR="009929FF" w:rsidRPr="009929FF" w:rsidRDefault="009929FF" w:rsidP="009929FF"/>
    <w:p w14:paraId="53C13F6C" w14:textId="77777777" w:rsidR="009929FF" w:rsidRPr="009929FF" w:rsidRDefault="009929FF" w:rsidP="009929FF">
      <w:pPr>
        <w:numPr>
          <w:ilvl w:val="0"/>
          <w:numId w:val="1"/>
        </w:numPr>
      </w:pPr>
      <w:r w:rsidRPr="009929FF">
        <w:t xml:space="preserve">Open the UAT RD Web </w:t>
      </w:r>
      <w:proofErr w:type="gramStart"/>
      <w:r w:rsidRPr="009929FF">
        <w:t>page :</w:t>
      </w:r>
      <w:proofErr w:type="gramEnd"/>
      <w:r w:rsidRPr="009929FF">
        <w:t xml:space="preserve"> </w:t>
      </w:r>
      <w:hyperlink r:id="rId9" w:history="1">
        <w:r w:rsidRPr="009929FF">
          <w:rPr>
            <w:rStyle w:val="Hyperlink"/>
          </w:rPr>
          <w:t>https://marhsawas908.ad.dot.gov/RDWeb/Pages/en-US/Default.aspx</w:t>
        </w:r>
      </w:hyperlink>
      <w:r w:rsidRPr="009929FF">
        <w:t xml:space="preserve"> </w:t>
      </w:r>
    </w:p>
    <w:p w14:paraId="37AAEC60" w14:textId="5FFDEE1D" w:rsidR="009929FF" w:rsidRPr="009929FF" w:rsidRDefault="009929FF" w:rsidP="009929FF">
      <w:pPr>
        <w:numPr>
          <w:ilvl w:val="0"/>
          <w:numId w:val="1"/>
        </w:numPr>
      </w:pPr>
      <w:r w:rsidRPr="009929FF">
        <w:t>click on the NS-E</w:t>
      </w:r>
      <w:r w:rsidR="00A214C1">
        <w:t xml:space="preserve"> </w:t>
      </w:r>
      <w:r w:rsidRPr="009929FF">
        <w:t xml:space="preserve">log remote app to launch the </w:t>
      </w:r>
      <w:commentRangeStart w:id="0"/>
      <w:r w:rsidRPr="009929FF">
        <w:t>app</w:t>
      </w:r>
      <w:commentRangeEnd w:id="0"/>
      <w:r w:rsidR="00344E26">
        <w:rPr>
          <w:rStyle w:val="CommentReference"/>
        </w:rPr>
        <w:commentReference w:id="0"/>
      </w:r>
      <w:r w:rsidRPr="009929FF">
        <w:t>.</w:t>
      </w:r>
    </w:p>
    <w:p w14:paraId="333AE60F" w14:textId="131B800B" w:rsidR="009929FF" w:rsidRPr="009929FF" w:rsidRDefault="009929FF" w:rsidP="009929FF">
      <w:r w:rsidRPr="009929FF">
        <w:rPr>
          <w:noProof/>
        </w:rPr>
        <w:drawing>
          <wp:inline distT="0" distB="0" distL="0" distR="0" wp14:anchorId="4A8EAAA9" wp14:editId="163BE70C">
            <wp:extent cx="5492750" cy="1847850"/>
            <wp:effectExtent l="0" t="0" r="12700" b="0"/>
            <wp:docPr id="5625719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8965A" w14:textId="77777777" w:rsidR="009929FF" w:rsidRPr="009929FF" w:rsidRDefault="009929FF" w:rsidP="009929FF">
      <w:pPr>
        <w:numPr>
          <w:ilvl w:val="0"/>
          <w:numId w:val="1"/>
        </w:numPr>
      </w:pPr>
      <w:r w:rsidRPr="009929FF">
        <w:t xml:space="preserve">login to the NSE instance using your NS Account credentials. </w:t>
      </w:r>
    </w:p>
    <w:p w14:paraId="79CCF0C7" w14:textId="77777777" w:rsidR="009929FF" w:rsidRPr="009929FF" w:rsidRDefault="009929FF" w:rsidP="009929FF">
      <w:pPr>
        <w:numPr>
          <w:ilvl w:val="0"/>
          <w:numId w:val="1"/>
        </w:numPr>
      </w:pPr>
      <w:r w:rsidRPr="009929FF">
        <w:t xml:space="preserve">Click on the </w:t>
      </w:r>
      <w:r w:rsidRPr="009929FF">
        <w:rPr>
          <w:b/>
          <w:bCs/>
        </w:rPr>
        <w:t>eLogs</w:t>
      </w:r>
      <w:r w:rsidRPr="009929FF">
        <w:t xml:space="preserve"> Module to open the module.</w:t>
      </w:r>
    </w:p>
    <w:p w14:paraId="463E0CAF" w14:textId="547D090E" w:rsidR="009929FF" w:rsidRPr="009929FF" w:rsidRDefault="009929FF" w:rsidP="009929FF">
      <w:r w:rsidRPr="009929FF">
        <w:rPr>
          <w:noProof/>
        </w:rPr>
        <w:drawing>
          <wp:inline distT="0" distB="0" distL="0" distR="0" wp14:anchorId="5E3602DD" wp14:editId="23A6E3C7">
            <wp:extent cx="4686300" cy="806450"/>
            <wp:effectExtent l="0" t="0" r="0" b="12700"/>
            <wp:docPr id="6921723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9824B" w14:textId="77777777" w:rsidR="009929FF" w:rsidRPr="009929FF" w:rsidRDefault="009929FF" w:rsidP="009929FF">
      <w:pPr>
        <w:numPr>
          <w:ilvl w:val="0"/>
          <w:numId w:val="1"/>
        </w:numPr>
      </w:pPr>
      <w:r w:rsidRPr="009929FF">
        <w:t>That will open the eLogs module on MS Edge browser. eLogs is a web-based module and it will be accessed from a browser only.</w:t>
      </w:r>
    </w:p>
    <w:p w14:paraId="31886697" w14:textId="77777777" w:rsidR="009929FF" w:rsidRPr="009929FF" w:rsidRDefault="009929FF" w:rsidP="009929FF"/>
    <w:p w14:paraId="58D4858C" w14:textId="34065E9F" w:rsidR="009929FF" w:rsidRPr="009929FF" w:rsidRDefault="009929FF" w:rsidP="009929FF">
      <w:r w:rsidRPr="009929FF">
        <w:t xml:space="preserve">The other option to access eLogs is by directly opening the eLogs URL from a browser. The URLs are different for each site since the host’s name is part of the URL. For </w:t>
      </w:r>
      <w:del w:id="1" w:author="Balding, William (MARAD)" w:date="2026-03-05T12:34:00Z">
        <w:r w:rsidRPr="009929FF" w:rsidDel="00912365">
          <w:delText xml:space="preserve">our </w:delText>
        </w:r>
      </w:del>
      <w:r w:rsidRPr="009929FF">
        <w:t xml:space="preserve">testing </w:t>
      </w:r>
      <w:del w:id="2" w:author="Balding, William (MARAD)" w:date="2026-03-05T12:34:00Z">
        <w:r w:rsidRPr="009929FF" w:rsidDel="00912365">
          <w:delText xml:space="preserve">we can </w:delText>
        </w:r>
      </w:del>
      <w:r w:rsidRPr="009929FF">
        <w:t xml:space="preserve">access eLogs by opening the </w:t>
      </w:r>
      <w:r w:rsidR="00A214C1" w:rsidRPr="009929FF">
        <w:t>URL:</w:t>
      </w:r>
      <w:r w:rsidRPr="009929FF">
        <w:t xml:space="preserve"> </w:t>
      </w:r>
      <w:hyperlink r:id="rId18" w:anchor="/login" w:history="1">
        <w:r w:rsidRPr="009929FF">
          <w:rPr>
            <w:rStyle w:val="Hyperlink"/>
          </w:rPr>
          <w:t>http://marhsawas908:7071/#/login</w:t>
        </w:r>
      </w:hyperlink>
      <w:r w:rsidRPr="009929FF">
        <w:t xml:space="preserve"> f</w:t>
      </w:r>
      <w:ins w:id="3" w:author="Balding, William (MARAD)" w:date="2026-03-05T12:26:00Z">
        <w:r w:rsidR="00344E26">
          <w:t>r</w:t>
        </w:r>
      </w:ins>
      <w:r w:rsidRPr="009929FF">
        <w:t>o</w:t>
      </w:r>
      <w:del w:id="4" w:author="Balding, William (MARAD)" w:date="2026-03-05T12:26:00Z">
        <w:r w:rsidRPr="009929FF" w:rsidDel="00344E26">
          <w:delText>r</w:delText>
        </w:r>
      </w:del>
      <w:r w:rsidRPr="009929FF">
        <w:t>m a browser.( eLogs works better i</w:t>
      </w:r>
      <w:ins w:id="5" w:author="Balding, William (MARAD)" w:date="2026-03-05T12:30:00Z">
        <w:r w:rsidR="00912365">
          <w:t>f</w:t>
        </w:r>
      </w:ins>
      <w:del w:id="6" w:author="Balding, William (MARAD)" w:date="2026-03-05T12:30:00Z">
        <w:r w:rsidRPr="009929FF" w:rsidDel="00912365">
          <w:delText>s</w:delText>
        </w:r>
      </w:del>
      <w:r w:rsidRPr="009929FF">
        <w:t xml:space="preserve"> Chrome browser is used). Once at the login page, use your NSE Credentials to log </w:t>
      </w:r>
      <w:commentRangeStart w:id="7"/>
      <w:r w:rsidRPr="009929FF">
        <w:t>in</w:t>
      </w:r>
      <w:commentRangeEnd w:id="7"/>
      <w:r w:rsidR="00912365">
        <w:rPr>
          <w:rStyle w:val="CommentReference"/>
        </w:rPr>
        <w:commentReference w:id="7"/>
      </w:r>
      <w:r w:rsidRPr="009929FF">
        <w:t>.</w:t>
      </w:r>
    </w:p>
    <w:p w14:paraId="6C142BC4" w14:textId="77777777" w:rsidR="009929FF" w:rsidRPr="009929FF" w:rsidRDefault="009929FF" w:rsidP="009929FF"/>
    <w:p w14:paraId="5CDFEB39" w14:textId="56175FE4" w:rsidR="009929FF" w:rsidRPr="009929FF" w:rsidRDefault="009929FF" w:rsidP="009929FF">
      <w:r w:rsidRPr="009929FF">
        <w:t xml:space="preserve">                       </w:t>
      </w:r>
      <w:r w:rsidRPr="009929FF">
        <w:rPr>
          <w:noProof/>
        </w:rPr>
        <w:drawing>
          <wp:inline distT="0" distB="0" distL="0" distR="0" wp14:anchorId="5918C096" wp14:editId="02D5908F">
            <wp:extent cx="5943600" cy="2550795"/>
            <wp:effectExtent l="0" t="0" r="0" b="1905"/>
            <wp:docPr id="13830208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FCEA3" w14:textId="77777777" w:rsidR="009929FF" w:rsidRPr="009929FF" w:rsidRDefault="009929FF" w:rsidP="009929FF"/>
    <w:p w14:paraId="31B71064" w14:textId="781C42B3" w:rsidR="009929FF" w:rsidRPr="009929FF" w:rsidDel="00207877" w:rsidRDefault="009929FF" w:rsidP="009929FF">
      <w:pPr>
        <w:rPr>
          <w:del w:id="8" w:author="Balding, William (MARAD)" w:date="2026-03-05T12:43:00Z"/>
        </w:rPr>
      </w:pPr>
      <w:del w:id="9" w:author="Balding, William (MARAD)" w:date="2026-03-05T12:42:00Z">
        <w:r w:rsidRPr="009929FF" w:rsidDel="00207877">
          <w:rPr>
            <w:b/>
            <w:bCs/>
          </w:rPr>
          <w:delText xml:space="preserve">Reset/Create PIN and Signature: </w:delText>
        </w:r>
      </w:del>
      <w:del w:id="10" w:author="Balding, William (MARAD)" w:date="2026-03-05T12:43:00Z">
        <w:r w:rsidRPr="009929FF" w:rsidDel="00207877">
          <w:delText>a</w:delText>
        </w:r>
      </w:del>
      <w:ins w:id="11" w:author="Balding, William (MARAD)" w:date="2026-03-05T12:42:00Z">
        <w:r w:rsidR="00207877">
          <w:t>A</w:t>
        </w:r>
      </w:ins>
      <w:r w:rsidRPr="009929FF">
        <w:t>fter</w:t>
      </w:r>
      <w:ins w:id="12" w:author="Balding, William (MARAD)" w:date="2026-03-05T12:39:00Z">
        <w:r w:rsidR="00207877">
          <w:t xml:space="preserve"> </w:t>
        </w:r>
        <w:proofErr w:type="spellStart"/>
        <w:r w:rsidR="00207877">
          <w:t>inital</w:t>
        </w:r>
      </w:ins>
      <w:proofErr w:type="spellEnd"/>
      <w:r w:rsidRPr="009929FF">
        <w:t xml:space="preserve"> login,</w:t>
      </w:r>
      <w:del w:id="13" w:author="Balding, William (MARAD)" w:date="2026-03-05T12:39:00Z">
        <w:r w:rsidRPr="009929FF" w:rsidDel="00207877">
          <w:delText xml:space="preserve"> first thing</w:delText>
        </w:r>
      </w:del>
      <w:r w:rsidRPr="009929FF">
        <w:t xml:space="preserve"> the user </w:t>
      </w:r>
      <w:ins w:id="14" w:author="Balding, William (MARAD)" w:date="2026-03-05T12:39:00Z">
        <w:r w:rsidR="00207877">
          <w:t xml:space="preserve">selects </w:t>
        </w:r>
      </w:ins>
      <w:del w:id="15" w:author="Balding, William (MARAD)" w:date="2026-03-05T12:39:00Z">
        <w:r w:rsidRPr="009929FF" w:rsidDel="00207877">
          <w:delText>should do is to</w:delText>
        </w:r>
      </w:del>
      <w:r w:rsidRPr="009929FF">
        <w:t xml:space="preserve"> change/Create PIN and create signature as well.</w:t>
      </w:r>
      <w:ins w:id="16" w:author="Balding, William (MARAD)" w:date="2026-03-05T12:43:00Z">
        <w:r w:rsidR="00207877">
          <w:t xml:space="preserve"> </w:t>
        </w:r>
      </w:ins>
    </w:p>
    <w:p w14:paraId="56FCA99D" w14:textId="2DCE6808" w:rsidR="009929FF" w:rsidRPr="009929FF" w:rsidRDefault="009929FF" w:rsidP="009929FF">
      <w:r w:rsidRPr="00207877">
        <w:rPr>
          <w:b/>
          <w:bCs/>
          <w:u w:val="single"/>
          <w:rPrChange w:id="17" w:author="Balding, William (MARAD)" w:date="2026-03-05T12:40:00Z">
            <w:rPr/>
          </w:rPrChange>
        </w:rPr>
        <w:t xml:space="preserve">If a signature is not </w:t>
      </w:r>
      <w:proofErr w:type="gramStart"/>
      <w:r w:rsidRPr="00207877">
        <w:rPr>
          <w:b/>
          <w:bCs/>
          <w:u w:val="single"/>
          <w:rPrChange w:id="18" w:author="Balding, William (MARAD)" w:date="2026-03-05T12:40:00Z">
            <w:rPr/>
          </w:rPrChange>
        </w:rPr>
        <w:t>saved</w:t>
      </w:r>
      <w:r w:rsidRPr="009929FF">
        <w:t xml:space="preserve"> ,</w:t>
      </w:r>
      <w:proofErr w:type="gramEnd"/>
      <w:r w:rsidRPr="009929FF">
        <w:t xml:space="preserve"> the user will need to create the signature each time submitting an update. We are using test account </w:t>
      </w:r>
      <w:r w:rsidRPr="009929FF">
        <w:rPr>
          <w:b/>
          <w:bCs/>
        </w:rPr>
        <w:t>test</w:t>
      </w:r>
      <w:r w:rsidR="001155A3">
        <w:rPr>
          <w:b/>
          <w:bCs/>
        </w:rPr>
        <w:t xml:space="preserve"> </w:t>
      </w:r>
      <w:r w:rsidRPr="009929FF">
        <w:rPr>
          <w:b/>
          <w:bCs/>
        </w:rPr>
        <w:t>user</w:t>
      </w:r>
      <w:r w:rsidR="003F74B1">
        <w:rPr>
          <w:b/>
          <w:bCs/>
        </w:rPr>
        <w:t xml:space="preserve"> 1 or test user</w:t>
      </w:r>
      <w:r w:rsidR="00B46786">
        <w:rPr>
          <w:b/>
          <w:bCs/>
        </w:rPr>
        <w:t xml:space="preserve"> 2</w:t>
      </w:r>
      <w:r w:rsidRPr="009929FF">
        <w:t xml:space="preserve"> and password </w:t>
      </w:r>
      <w:r w:rsidRPr="009929FF">
        <w:rPr>
          <w:b/>
          <w:bCs/>
        </w:rPr>
        <w:t xml:space="preserve">marad1234 </w:t>
      </w:r>
      <w:r w:rsidRPr="009929FF">
        <w:t> </w:t>
      </w:r>
      <w:del w:id="19" w:author="Balding, William (MARAD)" w:date="2026-03-05T12:40:00Z">
        <w:r w:rsidRPr="009929FF" w:rsidDel="00207877">
          <w:delText xml:space="preserve">to </w:delText>
        </w:r>
      </w:del>
      <w:r w:rsidRPr="009929FF">
        <w:t>captur</w:t>
      </w:r>
      <w:ins w:id="20" w:author="Balding, William (MARAD)" w:date="2026-03-05T12:40:00Z">
        <w:r w:rsidR="00207877">
          <w:t>ing</w:t>
        </w:r>
      </w:ins>
      <w:del w:id="21" w:author="Balding, William (MARAD)" w:date="2026-03-05T12:40:00Z">
        <w:r w:rsidRPr="009929FF" w:rsidDel="00207877">
          <w:delText>e</w:delText>
        </w:r>
      </w:del>
      <w:r w:rsidRPr="009929FF">
        <w:t xml:space="preserve"> the process </w:t>
      </w:r>
      <w:del w:id="22" w:author="Balding, William (MARAD)" w:date="2026-03-05T12:40:00Z">
        <w:r w:rsidRPr="009929FF" w:rsidDel="00207877">
          <w:delText xml:space="preserve">of </w:delText>
        </w:r>
      </w:del>
      <w:del w:id="23" w:author="Balding, William (MARAD)" w:date="2026-03-05T12:41:00Z">
        <w:r w:rsidRPr="009929FF" w:rsidDel="00207877">
          <w:delText>creating</w:delText>
        </w:r>
      </w:del>
      <w:ins w:id="24" w:author="Balding, William (MARAD)" w:date="2026-03-05T12:41:00Z">
        <w:r w:rsidR="00207877">
          <w:t>creating</w:t>
        </w:r>
      </w:ins>
      <w:r w:rsidRPr="009929FF">
        <w:t xml:space="preserve">/resetting PIN and </w:t>
      </w:r>
      <w:del w:id="25" w:author="Balding, William (MARAD)" w:date="2026-03-05T12:40:00Z">
        <w:r w:rsidRPr="009929FF" w:rsidDel="00207877">
          <w:delText>Creating</w:delText>
        </w:r>
      </w:del>
      <w:r w:rsidRPr="009929FF">
        <w:t xml:space="preserve"> Signature.</w:t>
      </w:r>
    </w:p>
    <w:p w14:paraId="3603CB58" w14:textId="77777777" w:rsidR="009929FF" w:rsidRPr="009929FF" w:rsidRDefault="009929FF" w:rsidP="009929FF"/>
    <w:p w14:paraId="4A9CCA9B" w14:textId="70545D3D" w:rsidR="009929FF" w:rsidRPr="009929FF" w:rsidRDefault="00207877" w:rsidP="009929FF">
      <w:pPr>
        <w:numPr>
          <w:ilvl w:val="0"/>
          <w:numId w:val="2"/>
        </w:numPr>
      </w:pPr>
      <w:ins w:id="26" w:author="Balding, William (MARAD)" w:date="2026-03-05T12:41:00Z">
        <w:r>
          <w:t>After</w:t>
        </w:r>
      </w:ins>
      <w:del w:id="27" w:author="Balding, William (MARAD)" w:date="2026-03-05T12:41:00Z">
        <w:r w:rsidR="009929FF" w:rsidRPr="009929FF" w:rsidDel="00207877">
          <w:delText>Once</w:delText>
        </w:r>
      </w:del>
      <w:r w:rsidR="009929FF" w:rsidRPr="009929FF">
        <w:t xml:space="preserve"> login to eLogs click on </w:t>
      </w:r>
      <w:r w:rsidR="009929FF" w:rsidRPr="009929FF">
        <w:rPr>
          <w:b/>
          <w:bCs/>
        </w:rPr>
        <w:t>Account settings</w:t>
      </w:r>
      <w:r w:rsidR="009929FF" w:rsidRPr="009929FF">
        <w:t xml:space="preserve"> located at the top-right of the page  </w:t>
      </w:r>
    </w:p>
    <w:p w14:paraId="7C157BC4" w14:textId="40790B23" w:rsidR="009929FF" w:rsidRPr="009929FF" w:rsidRDefault="009929FF" w:rsidP="009929FF">
      <w:r w:rsidRPr="009929FF">
        <w:rPr>
          <w:noProof/>
        </w:rPr>
        <w:drawing>
          <wp:inline distT="0" distB="0" distL="0" distR="0" wp14:anchorId="25A10E57" wp14:editId="0353CA00">
            <wp:extent cx="5943600" cy="1153795"/>
            <wp:effectExtent l="0" t="0" r="0" b="8255"/>
            <wp:docPr id="10571979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F7C7" w14:textId="15D44953" w:rsidR="009929FF" w:rsidRPr="009929FF" w:rsidRDefault="009929FF" w:rsidP="009929FF">
      <w:pPr>
        <w:numPr>
          <w:ilvl w:val="0"/>
          <w:numId w:val="2"/>
        </w:numPr>
      </w:pPr>
      <w:r w:rsidRPr="009929FF">
        <w:t xml:space="preserve">On the user account settings page, click the </w:t>
      </w:r>
      <w:r w:rsidRPr="009929FF">
        <w:rPr>
          <w:b/>
          <w:bCs/>
        </w:rPr>
        <w:t>Reset Pin/Password</w:t>
      </w:r>
      <w:r w:rsidRPr="009929FF">
        <w:t xml:space="preserve"> button and update your user PIN and Signature.</w:t>
      </w:r>
      <w:ins w:id="28" w:author="Balding, William (MARAD)" w:date="2026-03-05T12:47:00Z">
        <w:r w:rsidR="00207877">
          <w:t>?</w:t>
        </w:r>
      </w:ins>
    </w:p>
    <w:p w14:paraId="4DE36495" w14:textId="05E4F1D8" w:rsidR="009929FF" w:rsidRPr="009929FF" w:rsidRDefault="009929FF" w:rsidP="009929FF">
      <w:r w:rsidRPr="009929FF">
        <w:rPr>
          <w:noProof/>
        </w:rPr>
        <w:drawing>
          <wp:inline distT="0" distB="0" distL="0" distR="0" wp14:anchorId="2EAFDCE6" wp14:editId="3146D84E">
            <wp:extent cx="5943600" cy="1484630"/>
            <wp:effectExtent l="0" t="0" r="0" b="1270"/>
            <wp:docPr id="5389034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6996C" w14:textId="77777777" w:rsidR="009929FF" w:rsidRPr="009929FF" w:rsidRDefault="009929FF" w:rsidP="009929FF"/>
    <w:p w14:paraId="57889049" w14:textId="7E04A7CF" w:rsidR="009929FF" w:rsidRPr="009929FF" w:rsidRDefault="009929FF" w:rsidP="009929FF">
      <w:pPr>
        <w:numPr>
          <w:ilvl w:val="0"/>
          <w:numId w:val="2"/>
        </w:numPr>
      </w:pPr>
      <w:r w:rsidRPr="009929FF">
        <w:t xml:space="preserve">If the user has an existing PIN (this applies recently created NSE accounts), the system will prompt the users to enter the </w:t>
      </w:r>
      <w:r w:rsidRPr="009929FF">
        <w:rPr>
          <w:b/>
          <w:bCs/>
        </w:rPr>
        <w:t>current Signature PIN</w:t>
      </w:r>
      <w:r w:rsidRPr="009929FF">
        <w:t xml:space="preserve">, </w:t>
      </w:r>
      <w:r w:rsidRPr="009929FF">
        <w:rPr>
          <w:b/>
          <w:bCs/>
        </w:rPr>
        <w:t>New Signature PIN</w:t>
      </w:r>
      <w:r w:rsidRPr="009929FF">
        <w:t xml:space="preserve">, and </w:t>
      </w:r>
      <w:r w:rsidRPr="009929FF">
        <w:rPr>
          <w:b/>
          <w:bCs/>
        </w:rPr>
        <w:t xml:space="preserve">Confirm Signature </w:t>
      </w:r>
      <w:proofErr w:type="gramStart"/>
      <w:r w:rsidRPr="009929FF">
        <w:rPr>
          <w:b/>
          <w:bCs/>
        </w:rPr>
        <w:t>PIN</w:t>
      </w:r>
      <w:r w:rsidRPr="009929FF">
        <w:t xml:space="preserve"> .</w:t>
      </w:r>
      <w:proofErr w:type="gramEnd"/>
      <w:r w:rsidRPr="009929FF">
        <w:t xml:space="preserve"> If the user does not have an existing PIN (this applies for older NSE accounts), the system will prompt the users to enter the </w:t>
      </w:r>
      <w:r w:rsidRPr="009929FF">
        <w:rPr>
          <w:b/>
          <w:bCs/>
        </w:rPr>
        <w:t>New Signature PIN</w:t>
      </w:r>
      <w:r w:rsidRPr="009929FF">
        <w:t xml:space="preserve">, and </w:t>
      </w:r>
      <w:r w:rsidRPr="009929FF">
        <w:rPr>
          <w:b/>
          <w:bCs/>
        </w:rPr>
        <w:t>Confirm Signature PIN.</w:t>
      </w:r>
      <w:del w:id="29" w:author="Balding, William (MARAD)" w:date="2026-03-05T12:44:00Z">
        <w:r w:rsidRPr="009929FF" w:rsidDel="00207877">
          <w:rPr>
            <w:b/>
            <w:bCs/>
          </w:rPr>
          <w:delText xml:space="preserve"> </w:delText>
        </w:r>
        <w:r w:rsidRPr="009929FF" w:rsidDel="00207877">
          <w:delText>The test account used for this demo is an old NSE account, thus it does not have an existing PIN.</w:delText>
        </w:r>
      </w:del>
      <w:r w:rsidRPr="009929FF">
        <w:t xml:space="preserve"> Type the new PIN, Confirm the new PIN, and </w:t>
      </w:r>
      <w:r w:rsidRPr="009929FF">
        <w:rPr>
          <w:b/>
          <w:bCs/>
        </w:rPr>
        <w:t>Save</w:t>
      </w:r>
      <w:r w:rsidRPr="009929FF">
        <w:t xml:space="preserve"> to apply the change.</w:t>
      </w:r>
    </w:p>
    <w:p w14:paraId="2D14285F" w14:textId="77777777" w:rsidR="009929FF" w:rsidRPr="009929FF" w:rsidRDefault="009929FF" w:rsidP="009929FF"/>
    <w:p w14:paraId="795D94E8" w14:textId="3736AAEF" w:rsidR="009929FF" w:rsidRPr="009929FF" w:rsidRDefault="009929FF" w:rsidP="009929FF">
      <w:r w:rsidRPr="009929FF">
        <w:rPr>
          <w:noProof/>
        </w:rPr>
        <w:drawing>
          <wp:inline distT="0" distB="0" distL="0" distR="0" wp14:anchorId="2BBA2D5C" wp14:editId="254A8756">
            <wp:extent cx="5943600" cy="1687195"/>
            <wp:effectExtent l="0" t="0" r="0" b="8255"/>
            <wp:docPr id="15114281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684AA" w14:textId="77777777" w:rsidR="009929FF" w:rsidRPr="009929FF" w:rsidRDefault="009929FF" w:rsidP="009929FF">
      <w:pPr>
        <w:numPr>
          <w:ilvl w:val="0"/>
          <w:numId w:val="2"/>
        </w:numPr>
      </w:pPr>
      <w:r w:rsidRPr="009929FF">
        <w:t>Log out of eLogs to apply the PIN update.</w:t>
      </w:r>
    </w:p>
    <w:p w14:paraId="5EBC3550" w14:textId="772C76E0" w:rsidR="009929FF" w:rsidRPr="009929FF" w:rsidRDefault="009929FF" w:rsidP="009929FF">
      <w:pPr>
        <w:numPr>
          <w:ilvl w:val="0"/>
          <w:numId w:val="2"/>
        </w:numPr>
      </w:pPr>
      <w:r w:rsidRPr="009929FF">
        <w:t xml:space="preserve">After login to eLogs, go to Accounts Settings </w:t>
      </w:r>
      <w:ins w:id="30" w:author="Balding, William (MARAD)" w:date="2026-03-05T12:45:00Z">
        <w:r w:rsidR="00207877">
          <w:t>select</w:t>
        </w:r>
      </w:ins>
      <w:del w:id="31" w:author="Balding, William (MARAD)" w:date="2026-03-05T12:45:00Z">
        <w:r w:rsidRPr="009929FF" w:rsidDel="00207877">
          <w:delText>à</w:delText>
        </w:r>
      </w:del>
      <w:ins w:id="32" w:author="Balding, William (MARAD)" w:date="2026-03-05T12:45:00Z">
        <w:r w:rsidR="00207877">
          <w:t xml:space="preserve"> </w:t>
        </w:r>
      </w:ins>
      <w:r w:rsidRPr="009929FF">
        <w:t xml:space="preserve">Reset Pin/Password </w:t>
      </w:r>
      <w:del w:id="33" w:author="Balding, William (MARAD)" w:date="2026-03-05T12:47:00Z">
        <w:r w:rsidRPr="009929FF" w:rsidDel="00207877">
          <w:delText>à</w:delText>
        </w:r>
      </w:del>
      <w:r w:rsidRPr="009929FF">
        <w:t xml:space="preserve"> Change Signature to create your signature. At this point the system will prompt the user to enter the PIN number. Enter the PIN created and click ok.</w:t>
      </w:r>
    </w:p>
    <w:p w14:paraId="755629CE" w14:textId="25882983" w:rsidR="009929FF" w:rsidRPr="009929FF" w:rsidRDefault="009929FF" w:rsidP="009929FF">
      <w:pPr>
        <w:numPr>
          <w:ilvl w:val="0"/>
          <w:numId w:val="2"/>
        </w:numPr>
      </w:pPr>
      <w:r w:rsidRPr="009929FF">
        <w:t xml:space="preserve">A box will open for the user to upload or sign a signature. Click the </w:t>
      </w:r>
      <w:r w:rsidRPr="009929FF">
        <w:rPr>
          <w:b/>
          <w:bCs/>
        </w:rPr>
        <w:t>Upload</w:t>
      </w:r>
      <w:r w:rsidRPr="009929FF">
        <w:t xml:space="preserve"> option to use an existing signature that is saved locally on your computer. Use the mouse to create your signature and click </w:t>
      </w:r>
      <w:r w:rsidRPr="009929FF">
        <w:rPr>
          <w:b/>
          <w:bCs/>
        </w:rPr>
        <w:t>save</w:t>
      </w:r>
      <w:r w:rsidRPr="009929FF">
        <w:t xml:space="preserve"> to apply the update. The </w:t>
      </w:r>
      <w:r w:rsidRPr="009929FF">
        <w:rPr>
          <w:b/>
          <w:bCs/>
        </w:rPr>
        <w:t>clear</w:t>
      </w:r>
      <w:r w:rsidRPr="009929FF">
        <w:t xml:space="preserve"> option is to delete an </w:t>
      </w:r>
      <w:del w:id="34" w:author="Balding, William (MARAD)" w:date="2026-03-05T12:48:00Z">
        <w:r w:rsidRPr="009929FF" w:rsidDel="00207877">
          <w:delText>exiting</w:delText>
        </w:r>
      </w:del>
      <w:ins w:id="35" w:author="Balding, William (MARAD)" w:date="2026-03-05T12:48:00Z">
        <w:r w:rsidR="00207877" w:rsidRPr="009929FF">
          <w:t>existing</w:t>
        </w:r>
      </w:ins>
      <w:r w:rsidRPr="009929FF">
        <w:t xml:space="preserve"> signature.</w:t>
      </w:r>
    </w:p>
    <w:p w14:paraId="058ECBAF" w14:textId="318E17DA" w:rsidR="009929FF" w:rsidRPr="009929FF" w:rsidRDefault="009929FF" w:rsidP="009929FF">
      <w:r w:rsidRPr="009929FF">
        <w:rPr>
          <w:noProof/>
        </w:rPr>
        <w:drawing>
          <wp:inline distT="0" distB="0" distL="0" distR="0" wp14:anchorId="206AF90B" wp14:editId="45F3B5B1">
            <wp:extent cx="4051300" cy="1924050"/>
            <wp:effectExtent l="0" t="0" r="6350" b="0"/>
            <wp:docPr id="2417798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8B830" w14:textId="77777777" w:rsidR="009929FF" w:rsidRPr="009929FF" w:rsidRDefault="009929FF" w:rsidP="009929FF"/>
    <w:p w14:paraId="7F2EEB71" w14:textId="77777777" w:rsidR="009929FF" w:rsidRPr="009929FF" w:rsidRDefault="009929FF" w:rsidP="009929FF">
      <w:pPr>
        <w:numPr>
          <w:ilvl w:val="0"/>
          <w:numId w:val="2"/>
        </w:numPr>
      </w:pPr>
      <w:r w:rsidRPr="009929FF">
        <w:t xml:space="preserve">Click on </w:t>
      </w:r>
      <w:r w:rsidRPr="009929FF">
        <w:rPr>
          <w:b/>
          <w:bCs/>
        </w:rPr>
        <w:t>Save &amp; Close</w:t>
      </w:r>
      <w:r w:rsidRPr="009929FF">
        <w:t xml:space="preserve"> to close Account Settings.</w:t>
      </w:r>
    </w:p>
    <w:p w14:paraId="460B3E5E" w14:textId="67518581" w:rsidR="009929FF" w:rsidRPr="009929FF" w:rsidRDefault="009929FF" w:rsidP="009929FF">
      <w:pPr>
        <w:numPr>
          <w:ilvl w:val="0"/>
          <w:numId w:val="2"/>
        </w:numPr>
      </w:pPr>
      <w:r w:rsidRPr="009929FF">
        <w:t xml:space="preserve">Saving the Signature is important, or the user will need to sign the signature each time submitting a record update. Below is an example, when the user clicks on </w:t>
      </w:r>
      <w:r w:rsidRPr="009929FF">
        <w:rPr>
          <w:b/>
          <w:bCs/>
        </w:rPr>
        <w:t>Sign</w:t>
      </w:r>
      <w:r w:rsidRPr="009929FF">
        <w:t xml:space="preserve"> the </w:t>
      </w:r>
      <w:r w:rsidRPr="009929FF">
        <w:lastRenderedPageBreak/>
        <w:t xml:space="preserve">signature window with an </w:t>
      </w:r>
      <w:del w:id="36" w:author="Balding, William (MARAD)" w:date="2026-03-05T12:52:00Z">
        <w:r w:rsidRPr="009929FF" w:rsidDel="006C57C5">
          <w:delText>already</w:delText>
        </w:r>
      </w:del>
      <w:r w:rsidRPr="009929FF">
        <w:t xml:space="preserve"> existing signature</w:t>
      </w:r>
      <w:ins w:id="37" w:author="Balding, William (MARAD)" w:date="2026-03-05T12:52:00Z">
        <w:r w:rsidR="006C57C5">
          <w:t>.</w:t>
        </w:r>
      </w:ins>
      <w:r w:rsidRPr="009929FF">
        <w:t xml:space="preserve"> </w:t>
      </w:r>
      <w:del w:id="38" w:author="Balding, William (MARAD)" w:date="2026-03-05T12:52:00Z">
        <w:r w:rsidRPr="009929FF" w:rsidDel="006C57C5">
          <w:delText xml:space="preserve">will open, since the user already created and saved the signature. </w:delText>
        </w:r>
      </w:del>
      <w:r w:rsidRPr="009929FF">
        <w:t xml:space="preserve">Enter the PIN and click OK to complete submitting the record update. </w:t>
      </w:r>
    </w:p>
    <w:p w14:paraId="386480C7" w14:textId="77777777" w:rsidR="009929FF" w:rsidRPr="009929FF" w:rsidRDefault="009929FF" w:rsidP="009929FF"/>
    <w:p w14:paraId="02AD29F7" w14:textId="30B1F9CA" w:rsidR="009929FF" w:rsidRDefault="009929FF" w:rsidP="009929FF">
      <w:r w:rsidRPr="009929FF">
        <w:rPr>
          <w:noProof/>
        </w:rPr>
        <w:drawing>
          <wp:inline distT="0" distB="0" distL="0" distR="0" wp14:anchorId="42E0CD93" wp14:editId="64872C0E">
            <wp:extent cx="5943600" cy="2426970"/>
            <wp:effectExtent l="0" t="0" r="0" b="11430"/>
            <wp:docPr id="1155600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9"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90157" w14:textId="0DF1433D" w:rsidR="009929FF" w:rsidRPr="007E1C36" w:rsidRDefault="009929FF" w:rsidP="007E1C3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</w:rPr>
      </w:pPr>
      <w:r w:rsidRPr="007E1C36">
        <w:rPr>
          <w:rFonts w:eastAsia="Times New Roman"/>
        </w:rPr>
        <w:t>This is number 9</w:t>
      </w:r>
      <w:r w:rsidR="00F13D93" w:rsidRPr="007E1C36">
        <w:rPr>
          <w:rFonts w:eastAsia="Times New Roman"/>
        </w:rPr>
        <w:t xml:space="preserve"> E-log dashboard MARPOL </w:t>
      </w:r>
      <w:commentRangeStart w:id="39"/>
      <w:r w:rsidR="00F13D93" w:rsidRPr="007E1C36">
        <w:rPr>
          <w:rFonts w:eastAsia="Times New Roman"/>
        </w:rPr>
        <w:t>BOOKS</w:t>
      </w:r>
      <w:commentRangeEnd w:id="39"/>
      <w:r w:rsidR="006C57C5">
        <w:rPr>
          <w:rStyle w:val="CommentReference"/>
        </w:rPr>
        <w:commentReference w:id="39"/>
      </w:r>
      <w:r w:rsidR="00F13D93" w:rsidRPr="007E1C36">
        <w:rPr>
          <w:rFonts w:eastAsia="Times New Roman"/>
        </w:rPr>
        <w:t xml:space="preserve"> </w:t>
      </w:r>
    </w:p>
    <w:p w14:paraId="46ACD3E7" w14:textId="3CC6B438" w:rsidR="00F13D93" w:rsidRDefault="006749D5" w:rsidP="00F13D93">
      <w:pPr>
        <w:pStyle w:val="ListParagraph"/>
        <w:spacing w:after="0" w:line="240" w:lineRule="auto"/>
        <w:contextualSpacing w:val="0"/>
        <w:rPr>
          <w:rFonts w:eastAsia="Times New Roman"/>
        </w:rPr>
      </w:pPr>
      <w:r w:rsidRPr="006749D5">
        <w:rPr>
          <w:rFonts w:eastAsia="Times New Roman"/>
          <w:noProof/>
        </w:rPr>
        <w:drawing>
          <wp:inline distT="0" distB="0" distL="0" distR="0" wp14:anchorId="2DFC8E2E" wp14:editId="2C75008C">
            <wp:extent cx="5943600" cy="3491865"/>
            <wp:effectExtent l="0" t="0" r="0" b="0"/>
            <wp:docPr id="25518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886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A598" w14:textId="77777777" w:rsidR="006749D5" w:rsidRDefault="006749D5" w:rsidP="00F13D93">
      <w:pPr>
        <w:pStyle w:val="ListParagraph"/>
        <w:spacing w:after="0" w:line="240" w:lineRule="auto"/>
        <w:contextualSpacing w:val="0"/>
        <w:rPr>
          <w:rFonts w:eastAsia="Times New Roman"/>
        </w:rPr>
      </w:pPr>
    </w:p>
    <w:p w14:paraId="2D37BFF7" w14:textId="77777777" w:rsidR="006749D5" w:rsidRDefault="006749D5" w:rsidP="00F13D93">
      <w:pPr>
        <w:pStyle w:val="ListParagraph"/>
        <w:spacing w:after="0" w:line="240" w:lineRule="auto"/>
        <w:contextualSpacing w:val="0"/>
        <w:rPr>
          <w:rFonts w:eastAsia="Times New Roman"/>
        </w:rPr>
      </w:pPr>
    </w:p>
    <w:p w14:paraId="098E987A" w14:textId="0C52079E" w:rsidR="006749D5" w:rsidRDefault="006749D5" w:rsidP="00F13D93">
      <w:pPr>
        <w:pStyle w:val="ListParagraph"/>
        <w:spacing w:after="0" w:line="240" w:lineRule="auto"/>
        <w:contextualSpacing w:val="0"/>
        <w:rPr>
          <w:rFonts w:eastAsia="Times New Roman"/>
        </w:rPr>
      </w:pPr>
      <w:r w:rsidRPr="006749D5">
        <w:rPr>
          <w:rFonts w:eastAsia="Times New Roman"/>
          <w:noProof/>
        </w:rPr>
        <w:lastRenderedPageBreak/>
        <w:drawing>
          <wp:inline distT="0" distB="0" distL="0" distR="0" wp14:anchorId="41FADD6A" wp14:editId="5A93DEDF">
            <wp:extent cx="5943600" cy="3491865"/>
            <wp:effectExtent l="0" t="0" r="0" b="0"/>
            <wp:docPr id="196717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736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133F" w14:textId="77777777" w:rsidR="006749D5" w:rsidRDefault="006749D5" w:rsidP="00F13D93">
      <w:pPr>
        <w:pStyle w:val="ListParagraph"/>
        <w:spacing w:after="0" w:line="240" w:lineRule="auto"/>
        <w:contextualSpacing w:val="0"/>
        <w:rPr>
          <w:rFonts w:eastAsia="Times New Roman"/>
        </w:rPr>
      </w:pPr>
    </w:p>
    <w:p w14:paraId="3076A37D" w14:textId="77777777" w:rsidR="006749D5" w:rsidRDefault="006749D5" w:rsidP="00F13D93">
      <w:pPr>
        <w:pStyle w:val="ListParagraph"/>
        <w:spacing w:after="0" w:line="240" w:lineRule="auto"/>
        <w:contextualSpacing w:val="0"/>
        <w:rPr>
          <w:rFonts w:eastAsia="Times New Roman"/>
        </w:rPr>
      </w:pPr>
    </w:p>
    <w:p w14:paraId="65BD49D6" w14:textId="77777777" w:rsidR="006749D5" w:rsidRDefault="006749D5" w:rsidP="00F13D93">
      <w:pPr>
        <w:pStyle w:val="ListParagraph"/>
        <w:spacing w:after="0" w:line="240" w:lineRule="auto"/>
        <w:contextualSpacing w:val="0"/>
        <w:rPr>
          <w:rFonts w:eastAsia="Times New Roman"/>
        </w:rPr>
      </w:pPr>
    </w:p>
    <w:p w14:paraId="3D415125" w14:textId="1A997EA9" w:rsidR="006749D5" w:rsidRDefault="007E1C36" w:rsidP="007E1C36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This is the </w:t>
      </w:r>
      <w:r w:rsidR="00363F12">
        <w:rPr>
          <w:rFonts w:eastAsia="Times New Roman"/>
        </w:rPr>
        <w:t>Input Data Selection page</w:t>
      </w:r>
      <w:r w:rsidR="00BF3C40">
        <w:rPr>
          <w:rFonts w:eastAsia="Times New Roman"/>
        </w:rPr>
        <w:t>/action operation</w:t>
      </w:r>
      <w:r w:rsidR="00363F12">
        <w:rPr>
          <w:rFonts w:eastAsia="Times New Roman"/>
        </w:rPr>
        <w:t xml:space="preserve"> </w:t>
      </w:r>
      <w:r w:rsidR="00BF3C40">
        <w:rPr>
          <w:rFonts w:eastAsia="Times New Roman"/>
        </w:rPr>
        <w:t>page</w:t>
      </w:r>
    </w:p>
    <w:p w14:paraId="6F54FE9D" w14:textId="23F7A8B9" w:rsidR="00B02432" w:rsidRDefault="00501DB5" w:rsidP="00501DB5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From the dashboard page please select the OIL RECORD BOOK PART1</w:t>
      </w:r>
    </w:p>
    <w:p w14:paraId="6C8C1DCF" w14:textId="77777777" w:rsidR="006749D5" w:rsidRDefault="006749D5" w:rsidP="00F13D93">
      <w:pPr>
        <w:pStyle w:val="ListParagraph"/>
        <w:spacing w:after="0" w:line="240" w:lineRule="auto"/>
        <w:contextualSpacing w:val="0"/>
        <w:rPr>
          <w:rFonts w:eastAsia="Times New Roman"/>
        </w:rPr>
      </w:pPr>
    </w:p>
    <w:p w14:paraId="312DCE5D" w14:textId="0DD2D6EE" w:rsidR="00F13D93" w:rsidRDefault="00F13D93" w:rsidP="00F13D93">
      <w:pPr>
        <w:pStyle w:val="ListParagraph"/>
        <w:spacing w:after="0" w:line="240" w:lineRule="auto"/>
        <w:contextualSpacing w:val="0"/>
        <w:rPr>
          <w:rFonts w:eastAsia="Times New Roman"/>
        </w:rPr>
      </w:pPr>
      <w:r w:rsidRPr="00F13D93">
        <w:rPr>
          <w:rFonts w:eastAsia="Times New Roman"/>
          <w:noProof/>
        </w:rPr>
        <w:drawing>
          <wp:inline distT="0" distB="0" distL="0" distR="0" wp14:anchorId="70B90CCF" wp14:editId="493AF7B8">
            <wp:extent cx="5943600" cy="3491865"/>
            <wp:effectExtent l="0" t="0" r="0" b="0"/>
            <wp:docPr id="89866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666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F194" w14:textId="7ABEC25B" w:rsidR="00F13D93" w:rsidRDefault="00F13D93" w:rsidP="00F13D93">
      <w:pPr>
        <w:pStyle w:val="ListParagraph"/>
        <w:spacing w:after="0" w:line="240" w:lineRule="auto"/>
        <w:contextualSpacing w:val="0"/>
        <w:rPr>
          <w:rFonts w:eastAsia="Times New Roman"/>
        </w:rPr>
      </w:pPr>
      <w:r w:rsidRPr="00F13D93">
        <w:rPr>
          <w:rFonts w:eastAsia="Times New Roman"/>
          <w:noProof/>
        </w:rPr>
        <w:lastRenderedPageBreak/>
        <w:drawing>
          <wp:inline distT="0" distB="0" distL="0" distR="0" wp14:anchorId="033321C3" wp14:editId="68E3BCB6">
            <wp:extent cx="5915025" cy="3503515"/>
            <wp:effectExtent l="0" t="0" r="0" b="1905"/>
            <wp:docPr id="166891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162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8412" cy="35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0BD9" w14:textId="77777777" w:rsidR="009929FF" w:rsidRDefault="009929FF" w:rsidP="009929FF"/>
    <w:p w14:paraId="0EF441E0" w14:textId="3E69B0FF" w:rsidR="009929FF" w:rsidRDefault="009929FF" w:rsidP="009929FF">
      <w:r>
        <w:t xml:space="preserve">                              </w:t>
      </w:r>
    </w:p>
    <w:p w14:paraId="572A9792" w14:textId="6CB0A7C6" w:rsidR="00F823EF" w:rsidRDefault="00F52819" w:rsidP="00C40780">
      <w:pPr>
        <w:pStyle w:val="ListParagraph"/>
        <w:numPr>
          <w:ilvl w:val="0"/>
          <w:numId w:val="2"/>
        </w:numPr>
      </w:pPr>
      <w:r>
        <w:t xml:space="preserve">This is the oil record book </w:t>
      </w:r>
      <w:r w:rsidR="00286F07">
        <w:t>dashboard</w:t>
      </w:r>
      <w:ins w:id="40" w:author="Balding, William (MARAD)" w:date="2026-03-05T13:08:00Z">
        <w:r w:rsidR="00F823EF">
          <w:t>.</w:t>
        </w:r>
      </w:ins>
      <w:r w:rsidR="00286F07">
        <w:t xml:space="preserve"> The</w:t>
      </w:r>
      <w:del w:id="41" w:author="Balding, William (MARAD)" w:date="2026-03-05T13:09:00Z">
        <w:r w:rsidR="00286F07" w:rsidDel="00F823EF">
          <w:delText>se are</w:delText>
        </w:r>
      </w:del>
      <w:r w:rsidR="00286F07">
        <w:t xml:space="preserve"> </w:t>
      </w:r>
      <w:r w:rsidR="003D0368">
        <w:t>icons</w:t>
      </w:r>
      <w:ins w:id="42" w:author="Balding, William (MARAD)" w:date="2026-03-05T13:09:00Z">
        <w:r w:rsidR="00F823EF">
          <w:t xml:space="preserve"> are active, you click on them for making log entries as needed.</w:t>
        </w:r>
      </w:ins>
      <w:del w:id="43" w:author="Balding, William (MARAD)" w:date="2026-03-05T13:09:00Z">
        <w:r w:rsidR="003D0368" w:rsidDel="00F823EF">
          <w:delText xml:space="preserve"> - </w:delText>
        </w:r>
        <w:r w:rsidR="00433980" w:rsidDel="00F823EF">
          <w:delText xml:space="preserve">action that you can take </w:delText>
        </w:r>
        <w:r w:rsidR="00304A84" w:rsidDel="00F823EF">
          <w:delText xml:space="preserve">to enter your </w:delText>
        </w:r>
        <w:r w:rsidR="00CF0EE9" w:rsidDel="00F823EF">
          <w:delText xml:space="preserve">entry logs </w:delText>
        </w:r>
        <w:r w:rsidR="00A23ED5" w:rsidDel="00F823EF">
          <w:delText xml:space="preserve">for </w:delText>
        </w:r>
        <w:r w:rsidR="00304A84" w:rsidDel="00F823EF">
          <w:delText>your specifi</w:delText>
        </w:r>
        <w:r w:rsidR="00A23ED5" w:rsidDel="00F823EF">
          <w:delText xml:space="preserve">c </w:delText>
        </w:r>
        <w:commentRangeStart w:id="44"/>
        <w:r w:rsidR="00A23ED5" w:rsidDel="00F823EF">
          <w:delText>needs</w:delText>
        </w:r>
      </w:del>
      <w:commentRangeEnd w:id="44"/>
      <w:r w:rsidR="00F823EF">
        <w:rPr>
          <w:rStyle w:val="CommentReference"/>
        </w:rPr>
        <w:commentReference w:id="44"/>
      </w:r>
      <w:del w:id="45" w:author="Balding, William (MARAD)" w:date="2026-03-05T13:09:00Z">
        <w:r w:rsidR="00A23ED5" w:rsidDel="00F823EF">
          <w:delText>.</w:delText>
        </w:r>
      </w:del>
    </w:p>
    <w:p w14:paraId="477C8F78" w14:textId="08DF7767" w:rsidR="00433980" w:rsidRDefault="00433980" w:rsidP="00433980">
      <w:pPr>
        <w:pStyle w:val="ListParagraph"/>
      </w:pPr>
      <w:del w:id="46" w:author="Balding, William (MARAD)" w:date="2026-03-05T13:11:00Z">
        <w:r w:rsidDel="00F823EF">
          <w:delText>First thing</w:delText>
        </w:r>
        <w:r w:rsidR="00953B6E" w:rsidDel="00F823EF">
          <w:delText xml:space="preserve"> </w:delText>
        </w:r>
      </w:del>
      <w:ins w:id="47" w:author="Balding, William (MARAD)" w:date="2026-03-05T13:11:00Z">
        <w:r w:rsidR="00F823EF">
          <w:t>C</w:t>
        </w:r>
      </w:ins>
      <w:del w:id="48" w:author="Balding, William (MARAD)" w:date="2026-03-05T13:11:00Z">
        <w:r w:rsidR="00953B6E" w:rsidDel="00F823EF">
          <w:delText>c</w:delText>
        </w:r>
      </w:del>
      <w:r w:rsidR="00953B6E">
        <w:t xml:space="preserve">lick on the create </w:t>
      </w:r>
      <w:r w:rsidR="009F7363">
        <w:t xml:space="preserve">+ button to record your </w:t>
      </w:r>
      <w:r w:rsidR="00316D3B">
        <w:t xml:space="preserve">daily </w:t>
      </w:r>
      <w:commentRangeStart w:id="49"/>
      <w:r w:rsidR="00316D3B">
        <w:t>entries</w:t>
      </w:r>
      <w:commentRangeEnd w:id="49"/>
      <w:r w:rsidR="00F823EF">
        <w:rPr>
          <w:rStyle w:val="CommentReference"/>
        </w:rPr>
        <w:commentReference w:id="49"/>
      </w:r>
      <w:r w:rsidR="00316D3B">
        <w:t>.</w:t>
      </w:r>
    </w:p>
    <w:p w14:paraId="6C229F7B" w14:textId="550D3F60" w:rsidR="009929FF" w:rsidRDefault="00E7308A" w:rsidP="009929FF">
      <w:r w:rsidRPr="00E7308A">
        <w:rPr>
          <w:noProof/>
        </w:rPr>
        <w:lastRenderedPageBreak/>
        <w:drawing>
          <wp:inline distT="0" distB="0" distL="0" distR="0" wp14:anchorId="78452F5F" wp14:editId="5E94E514">
            <wp:extent cx="6524625" cy="3705225"/>
            <wp:effectExtent l="0" t="0" r="9525" b="9525"/>
            <wp:docPr id="172678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889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DE4C" w14:textId="7DEA386F" w:rsidR="009929FF" w:rsidRDefault="00417D7D" w:rsidP="00BF3C40">
      <w:pPr>
        <w:pStyle w:val="ListParagraph"/>
        <w:numPr>
          <w:ilvl w:val="0"/>
          <w:numId w:val="2"/>
        </w:numPr>
      </w:pPr>
      <w:r>
        <w:t xml:space="preserve">Clicking on the create </w:t>
      </w:r>
      <w:r w:rsidR="00DB7FC2">
        <w:t xml:space="preserve">+ </w:t>
      </w:r>
      <w:r>
        <w:t>button will take you here</w:t>
      </w:r>
      <w:r w:rsidR="00DB7FC2">
        <w:t xml:space="preserve"> to this page,</w:t>
      </w:r>
      <w:r w:rsidR="00B921B2">
        <w:t xml:space="preserve"> </w:t>
      </w:r>
      <w:del w:id="50" w:author="Balding, William (MARAD)" w:date="2026-03-05T13:27:00Z">
        <w:r w:rsidR="00B921B2" w:rsidDel="00C40780">
          <w:delText xml:space="preserve">to </w:delText>
        </w:r>
      </w:del>
      <w:r w:rsidR="00B921B2">
        <w:t xml:space="preserve">the </w:t>
      </w:r>
      <w:r w:rsidR="00BF3C40">
        <w:t xml:space="preserve">Oil record book </w:t>
      </w:r>
      <w:commentRangeStart w:id="51"/>
      <w:r w:rsidR="00BF3C40">
        <w:t>template</w:t>
      </w:r>
      <w:commentRangeEnd w:id="51"/>
      <w:r w:rsidR="00C40780">
        <w:rPr>
          <w:rStyle w:val="CommentReference"/>
        </w:rPr>
        <w:commentReference w:id="51"/>
      </w:r>
      <w:r w:rsidR="00197C61">
        <w:t>:</w:t>
      </w:r>
      <w:r w:rsidR="004F1A29">
        <w:t xml:space="preserve"> </w:t>
      </w:r>
      <w:del w:id="52" w:author="Balding, William (MARAD)" w:date="2026-03-05T13:28:00Z">
        <w:r w:rsidR="004F1A29" w:rsidDel="00C40780">
          <w:delText xml:space="preserve">Please ensure you </w:delText>
        </w:r>
        <w:r w:rsidR="00C669D9" w:rsidDel="00C40780">
          <w:delText xml:space="preserve">that all </w:delText>
        </w:r>
        <w:r w:rsidR="002B1F22" w:rsidDel="00C40780">
          <w:delText>titled</w:delText>
        </w:r>
      </w:del>
      <w:ins w:id="53" w:author="Balding, William (MARAD)" w:date="2026-03-05T13:28:00Z">
        <w:r w:rsidR="00C40780">
          <w:t>E</w:t>
        </w:r>
      </w:ins>
      <w:del w:id="54" w:author="Balding, William (MARAD)" w:date="2026-03-05T13:28:00Z">
        <w:r w:rsidR="002B1F22" w:rsidDel="00C40780">
          <w:delText xml:space="preserve"> e</w:delText>
        </w:r>
      </w:del>
      <w:r w:rsidR="002B1F22">
        <w:t xml:space="preserve">ntries </w:t>
      </w:r>
      <w:del w:id="55" w:author="Balding, William (MARAD)" w:date="2026-03-05T13:28:00Z">
        <w:r w:rsidR="002B1F22" w:rsidDel="00C40780">
          <w:delText xml:space="preserve">that are </w:delText>
        </w:r>
      </w:del>
      <w:r w:rsidR="002B1F22">
        <w:t xml:space="preserve">underlined in red </w:t>
      </w:r>
      <w:ins w:id="56" w:author="Balding, William (MARAD)" w:date="2026-03-05T13:13:00Z">
        <w:r w:rsidR="00F823EF">
          <w:t>are mandatory and must</w:t>
        </w:r>
      </w:ins>
      <w:del w:id="57" w:author="Balding, William (MARAD)" w:date="2026-03-05T13:13:00Z">
        <w:r w:rsidR="007563E4" w:rsidDel="00F823EF">
          <w:delText xml:space="preserve"> has to</w:delText>
        </w:r>
      </w:del>
      <w:r w:rsidR="007563E4">
        <w:t xml:space="preserve"> be completed </w:t>
      </w:r>
      <w:del w:id="58" w:author="Balding, William (MARAD)" w:date="2026-03-05T13:13:00Z">
        <w:r w:rsidR="00FF6A3C" w:rsidDel="00F823EF">
          <w:delText>i</w:delText>
        </w:r>
      </w:del>
      <w:del w:id="59" w:author="Balding, William (MARAD)" w:date="2026-03-05T13:14:00Z">
        <w:r w:rsidR="00FF6A3C" w:rsidDel="00F823EF">
          <w:delText xml:space="preserve">n order </w:delText>
        </w:r>
      </w:del>
      <w:r w:rsidR="00FF6A3C">
        <w:t xml:space="preserve">for </w:t>
      </w:r>
      <w:del w:id="60" w:author="Balding, William (MARAD)" w:date="2026-03-05T13:29:00Z">
        <w:r w:rsidR="00FF6A3C" w:rsidDel="00C40780">
          <w:delText>the record</w:delText>
        </w:r>
      </w:del>
      <w:r w:rsidR="00FF6A3C">
        <w:t xml:space="preserve"> </w:t>
      </w:r>
      <w:ins w:id="61" w:author="Balding, William (MARAD)" w:date="2026-03-05T13:14:00Z">
        <w:r w:rsidR="00F823EF">
          <w:t>submission</w:t>
        </w:r>
      </w:ins>
      <w:ins w:id="62" w:author="Balding, William (MARAD)" w:date="2026-03-05T13:29:00Z">
        <w:r w:rsidR="00C40780">
          <w:t xml:space="preserve"> of the E Log record</w:t>
        </w:r>
      </w:ins>
      <w:ins w:id="63" w:author="Balding, William (MARAD)" w:date="2026-03-05T13:14:00Z">
        <w:r w:rsidR="00F823EF">
          <w:t>.</w:t>
        </w:r>
      </w:ins>
      <w:del w:id="64" w:author="Balding, William (MARAD)" w:date="2026-03-05T13:14:00Z">
        <w:r w:rsidR="00FF6A3C" w:rsidDel="00F823EF">
          <w:delText>to be submitted</w:delText>
        </w:r>
      </w:del>
      <w:r w:rsidR="00586F4D">
        <w:t>.</w:t>
      </w:r>
    </w:p>
    <w:p w14:paraId="65CD94A5" w14:textId="77777777" w:rsidR="009929FF" w:rsidRDefault="009929FF" w:rsidP="004F1A29">
      <w:pPr>
        <w:pStyle w:val="ListParagraph"/>
        <w:spacing w:after="0" w:line="240" w:lineRule="auto"/>
        <w:contextualSpacing w:val="0"/>
        <w:rPr>
          <w:rFonts w:eastAsia="Times New Roman"/>
          <w:color w:val="1F497D"/>
          <w:sz w:val="24"/>
          <w:szCs w:val="24"/>
        </w:rPr>
      </w:pPr>
      <w:r>
        <w:rPr>
          <w:rFonts w:eastAsia="Times New Roman"/>
          <w:color w:val="1F497D"/>
          <w:sz w:val="24"/>
          <w:szCs w:val="24"/>
        </w:rPr>
        <w:t xml:space="preserve">The End </w:t>
      </w:r>
    </w:p>
    <w:p w14:paraId="1ACC657F" w14:textId="77777777" w:rsidR="009929FF" w:rsidRDefault="009929FF" w:rsidP="009929FF">
      <w:pPr>
        <w:rPr>
          <w:color w:val="1F497D"/>
          <w:sz w:val="24"/>
          <w:szCs w:val="24"/>
        </w:rPr>
      </w:pPr>
    </w:p>
    <w:p w14:paraId="59326C82" w14:textId="77777777" w:rsidR="009929FF" w:rsidRPr="009929FF" w:rsidRDefault="009929FF" w:rsidP="009929FF"/>
    <w:p w14:paraId="482F89C6" w14:textId="77777777" w:rsidR="009929FF" w:rsidRPr="009929FF" w:rsidRDefault="009929FF" w:rsidP="009929FF"/>
    <w:sectPr w:rsidR="009929FF" w:rsidRPr="009929FF">
      <w:head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alding, William (MARAD)" w:date="2026-03-05T12:19:00Z" w:initials="WB">
    <w:p w14:paraId="315C2AAF" w14:textId="77777777" w:rsidR="00912365" w:rsidRDefault="00344E26" w:rsidP="00912365">
      <w:pPr>
        <w:pStyle w:val="CommentText"/>
      </w:pPr>
      <w:r>
        <w:rPr>
          <w:rStyle w:val="CommentReference"/>
        </w:rPr>
        <w:annotationRef/>
      </w:r>
      <w:r w:rsidR="00912365">
        <w:t>List th two log in options sequentially; i.e. 1.  and the 2.  Than, For purposes of this guide we will use the first option with following steps:</w:t>
      </w:r>
    </w:p>
  </w:comment>
  <w:comment w:id="7" w:author="Balding, William (MARAD)" w:date="2026-03-05T12:31:00Z" w:initials="WB">
    <w:p w14:paraId="0CB4CED8" w14:textId="0B8F4563" w:rsidR="00912365" w:rsidRDefault="00912365" w:rsidP="00912365">
      <w:pPr>
        <w:pStyle w:val="CommentText"/>
      </w:pPr>
      <w:r>
        <w:rPr>
          <w:rStyle w:val="CommentReference"/>
        </w:rPr>
        <w:annotationRef/>
      </w:r>
      <w:r>
        <w:t>Move this paragraph under #1. above.</w:t>
      </w:r>
    </w:p>
  </w:comment>
  <w:comment w:id="39" w:author="Balding, William (MARAD)" w:date="2026-03-05T12:53:00Z" w:initials="WB">
    <w:p w14:paraId="6DAF5301" w14:textId="77777777" w:rsidR="006C57C5" w:rsidRDefault="006C57C5" w:rsidP="006C57C5">
      <w:pPr>
        <w:pStyle w:val="CommentText"/>
      </w:pPr>
      <w:r>
        <w:rPr>
          <w:rStyle w:val="CommentReference"/>
        </w:rPr>
        <w:annotationRef/>
      </w:r>
      <w:r>
        <w:t>This needs to be moved to next page?</w:t>
      </w:r>
    </w:p>
  </w:comment>
  <w:comment w:id="44" w:author="Balding, William (MARAD)" w:date="2026-03-05T13:10:00Z" w:initials="WB">
    <w:p w14:paraId="73FA8E21" w14:textId="77777777" w:rsidR="00F823EF" w:rsidRDefault="00F823EF" w:rsidP="00F823EF">
      <w:pPr>
        <w:pStyle w:val="CommentText"/>
      </w:pPr>
      <w:r>
        <w:rPr>
          <w:rStyle w:val="CommentReference"/>
        </w:rPr>
        <w:annotationRef/>
      </w:r>
      <w:r>
        <w:t>This line goes above the screen shot of all the buttons.</w:t>
      </w:r>
    </w:p>
  </w:comment>
  <w:comment w:id="49" w:author="Balding, William (MARAD)" w:date="2026-03-05T13:13:00Z" w:initials="WB">
    <w:p w14:paraId="3942734F" w14:textId="77777777" w:rsidR="00F823EF" w:rsidRDefault="00F823EF" w:rsidP="00F823EF">
      <w:pPr>
        <w:pStyle w:val="CommentText"/>
      </w:pPr>
      <w:r>
        <w:rPr>
          <w:rStyle w:val="CommentReference"/>
        </w:rPr>
        <w:annotationRef/>
      </w:r>
      <w:r>
        <w:t>Highlight the “create+” button as you did with the Account Settings icon above.</w:t>
      </w:r>
    </w:p>
  </w:comment>
  <w:comment w:id="51" w:author="Balding, William (MARAD)" w:date="2026-03-05T13:30:00Z" w:initials="WB">
    <w:p w14:paraId="0100889C" w14:textId="77777777" w:rsidR="00C40780" w:rsidRDefault="00C40780" w:rsidP="00C40780">
      <w:pPr>
        <w:pStyle w:val="CommentText"/>
      </w:pPr>
      <w:r>
        <w:rPr>
          <w:rStyle w:val="CommentReference"/>
        </w:rPr>
        <w:annotationRef/>
      </w:r>
      <w:r>
        <w:t>This should follow 11. above, the picture below the text.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15C2AAF" w15:done="0"/>
  <w15:commentEx w15:paraId="0CB4CED8" w15:done="0"/>
  <w15:commentEx w15:paraId="6DAF5301" w15:done="0"/>
  <w15:commentEx w15:paraId="73FA8E21" w15:done="0"/>
  <w15:commentEx w15:paraId="3942734F" w15:done="0"/>
  <w15:commentEx w15:paraId="0100889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219F676" w16cex:dateUtc="2026-03-05T17:19:00Z"/>
  <w16cex:commentExtensible w16cex:durableId="0018C029" w16cex:dateUtc="2026-03-05T17:31:00Z"/>
  <w16cex:commentExtensible w16cex:durableId="67FFC5E3" w16cex:dateUtc="2026-03-05T17:53:00Z"/>
  <w16cex:commentExtensible w16cex:durableId="637AC419" w16cex:dateUtc="2026-03-05T18:10:00Z"/>
  <w16cex:commentExtensible w16cex:durableId="5CF08A5F" w16cex:dateUtc="2026-03-05T18:13:00Z"/>
  <w16cex:commentExtensible w16cex:durableId="4479CBE8" w16cex:dateUtc="2026-03-05T18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5C2AAF" w16cid:durableId="2219F676"/>
  <w16cid:commentId w16cid:paraId="0CB4CED8" w16cid:durableId="0018C029"/>
  <w16cid:commentId w16cid:paraId="6DAF5301" w16cid:durableId="67FFC5E3"/>
  <w16cid:commentId w16cid:paraId="73FA8E21" w16cid:durableId="637AC419"/>
  <w16cid:commentId w16cid:paraId="3942734F" w16cid:durableId="5CF08A5F"/>
  <w16cid:commentId w16cid:paraId="0100889C" w16cid:durableId="4479CBE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C57F2" w14:textId="77777777" w:rsidR="00ED3E74" w:rsidRDefault="00ED3E74" w:rsidP="006749D5">
      <w:pPr>
        <w:spacing w:after="0" w:line="240" w:lineRule="auto"/>
      </w:pPr>
      <w:r>
        <w:separator/>
      </w:r>
    </w:p>
  </w:endnote>
  <w:endnote w:type="continuationSeparator" w:id="0">
    <w:p w14:paraId="25C0DC4F" w14:textId="77777777" w:rsidR="00ED3E74" w:rsidRDefault="00ED3E74" w:rsidP="00674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52DA3" w14:textId="77777777" w:rsidR="00ED3E74" w:rsidRDefault="00ED3E74" w:rsidP="006749D5">
      <w:pPr>
        <w:spacing w:after="0" w:line="240" w:lineRule="auto"/>
      </w:pPr>
      <w:r>
        <w:separator/>
      </w:r>
    </w:p>
  </w:footnote>
  <w:footnote w:type="continuationSeparator" w:id="0">
    <w:p w14:paraId="579A1615" w14:textId="77777777" w:rsidR="00ED3E74" w:rsidRDefault="00ED3E74" w:rsidP="006749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AED0D" w14:textId="6E50812D" w:rsidR="006749D5" w:rsidRPr="00053857" w:rsidRDefault="00053857" w:rsidP="00053857">
    <w:pPr>
      <w:pStyle w:val="Header"/>
      <w:jc w:val="center"/>
      <w:rPr>
        <w:b/>
        <w:bCs/>
        <w:sz w:val="48"/>
        <w:szCs w:val="48"/>
      </w:rPr>
    </w:pPr>
    <w:r w:rsidRPr="00053857">
      <w:rPr>
        <w:b/>
        <w:bCs/>
        <w:sz w:val="48"/>
        <w:szCs w:val="48"/>
      </w:rPr>
      <w:t>OIL RECORD BOOK</w:t>
    </w:r>
    <w:r>
      <w:rPr>
        <w:b/>
        <w:bCs/>
        <w:sz w:val="48"/>
        <w:szCs w:val="48"/>
      </w:rPr>
      <w:t xml:space="preserve"> USERS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47E16"/>
    <w:multiLevelType w:val="hybridMultilevel"/>
    <w:tmpl w:val="A88460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E21AF0"/>
    <w:multiLevelType w:val="hybridMultilevel"/>
    <w:tmpl w:val="628637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60FC4"/>
    <w:multiLevelType w:val="hybridMultilevel"/>
    <w:tmpl w:val="621659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312FA"/>
    <w:multiLevelType w:val="hybridMultilevel"/>
    <w:tmpl w:val="73E69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E82E72"/>
    <w:multiLevelType w:val="hybridMultilevel"/>
    <w:tmpl w:val="5FE8E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1268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5108426">
    <w:abstractNumId w:val="4"/>
  </w:num>
  <w:num w:numId="3" w16cid:durableId="1865632352">
    <w:abstractNumId w:val="3"/>
  </w:num>
  <w:num w:numId="4" w16cid:durableId="358239790">
    <w:abstractNumId w:val="2"/>
  </w:num>
  <w:num w:numId="5" w16cid:durableId="1767193705">
    <w:abstractNumId w:val="1"/>
  </w:num>
  <w:num w:numId="6" w16cid:durableId="57215712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alding, William (MARAD)">
    <w15:presenceInfo w15:providerId="AD" w15:userId="S::william.balding@ad.dot.gov::b0d2f3e0-2b67-4316-82ab-6e4b04b27c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FF"/>
    <w:rsid w:val="00053857"/>
    <w:rsid w:val="001155A3"/>
    <w:rsid w:val="00197C61"/>
    <w:rsid w:val="001B7999"/>
    <w:rsid w:val="00207877"/>
    <w:rsid w:val="00286F07"/>
    <w:rsid w:val="002B1F22"/>
    <w:rsid w:val="00304A84"/>
    <w:rsid w:val="003076BA"/>
    <w:rsid w:val="00316D3B"/>
    <w:rsid w:val="00344E26"/>
    <w:rsid w:val="00363F12"/>
    <w:rsid w:val="003C2AF1"/>
    <w:rsid w:val="003D0368"/>
    <w:rsid w:val="003E4762"/>
    <w:rsid w:val="003E7130"/>
    <w:rsid w:val="003F74B1"/>
    <w:rsid w:val="00417D7D"/>
    <w:rsid w:val="00433980"/>
    <w:rsid w:val="004E7986"/>
    <w:rsid w:val="004F1A29"/>
    <w:rsid w:val="00501DB5"/>
    <w:rsid w:val="00512DE0"/>
    <w:rsid w:val="00586F4D"/>
    <w:rsid w:val="006365D4"/>
    <w:rsid w:val="00652817"/>
    <w:rsid w:val="00661D75"/>
    <w:rsid w:val="006749D5"/>
    <w:rsid w:val="006A3B42"/>
    <w:rsid w:val="006C57C5"/>
    <w:rsid w:val="007563E4"/>
    <w:rsid w:val="007E1C36"/>
    <w:rsid w:val="00901A0F"/>
    <w:rsid w:val="00912365"/>
    <w:rsid w:val="00953B6E"/>
    <w:rsid w:val="009929FF"/>
    <w:rsid w:val="009C67AD"/>
    <w:rsid w:val="009F43BC"/>
    <w:rsid w:val="009F7363"/>
    <w:rsid w:val="00A214C1"/>
    <w:rsid w:val="00A23ED5"/>
    <w:rsid w:val="00A269BA"/>
    <w:rsid w:val="00B02432"/>
    <w:rsid w:val="00B46786"/>
    <w:rsid w:val="00B7555D"/>
    <w:rsid w:val="00B7575B"/>
    <w:rsid w:val="00B921B2"/>
    <w:rsid w:val="00BF3C40"/>
    <w:rsid w:val="00C40780"/>
    <w:rsid w:val="00C438ED"/>
    <w:rsid w:val="00C669D9"/>
    <w:rsid w:val="00CF0EE9"/>
    <w:rsid w:val="00D36C8A"/>
    <w:rsid w:val="00DB7FC2"/>
    <w:rsid w:val="00DC205D"/>
    <w:rsid w:val="00E20579"/>
    <w:rsid w:val="00E429E3"/>
    <w:rsid w:val="00E42F1D"/>
    <w:rsid w:val="00E7308A"/>
    <w:rsid w:val="00ED3E74"/>
    <w:rsid w:val="00F13D93"/>
    <w:rsid w:val="00F52819"/>
    <w:rsid w:val="00F61D24"/>
    <w:rsid w:val="00F823EF"/>
    <w:rsid w:val="00FF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C979"/>
  <w15:chartTrackingRefBased/>
  <w15:docId w15:val="{ADE4B9A8-110E-4BCE-8D71-25D3C46A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29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9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74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9D5"/>
  </w:style>
  <w:style w:type="paragraph" w:styleId="Footer">
    <w:name w:val="footer"/>
    <w:basedOn w:val="Normal"/>
    <w:link w:val="FooterChar"/>
    <w:uiPriority w:val="99"/>
    <w:unhideWhenUsed/>
    <w:rsid w:val="00674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9D5"/>
  </w:style>
  <w:style w:type="character" w:styleId="CommentReference">
    <w:name w:val="annotation reference"/>
    <w:basedOn w:val="DefaultParagraphFont"/>
    <w:uiPriority w:val="99"/>
    <w:semiHidden/>
    <w:unhideWhenUsed/>
    <w:rsid w:val="00344E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44E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44E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4E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4E2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44E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16.png@01DC9D20.A8035FE0" TargetMode="External"/><Relationship Id="rId13" Type="http://schemas.microsoft.com/office/2018/08/relationships/commentsExtensible" Target="commentsExtensible.xml"/><Relationship Id="rId18" Type="http://schemas.openxmlformats.org/officeDocument/2006/relationships/hyperlink" Target="http://marhsawas908:7071/" TargetMode="External"/><Relationship Id="rId26" Type="http://schemas.openxmlformats.org/officeDocument/2006/relationships/image" Target="cid:image022.png@01DC9D20.A8035FE0" TargetMode="Externa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34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17" Type="http://schemas.openxmlformats.org/officeDocument/2006/relationships/image" Target="cid:image018.png@01DC9D20.A8035FE0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2.png"/><Relationship Id="rId38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cid:image019.png@01DC9D20.A8035FE0" TargetMode="External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24" Type="http://schemas.openxmlformats.org/officeDocument/2006/relationships/image" Target="cid:image021.png@01DC9D20.A8035FE0" TargetMode="External"/><Relationship Id="rId32" Type="http://schemas.openxmlformats.org/officeDocument/2006/relationships/image" Target="media/image11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cid:image017.png@01DC9D20.A8035FE0" TargetMode="External"/><Relationship Id="rId23" Type="http://schemas.openxmlformats.org/officeDocument/2006/relationships/image" Target="media/image6.png"/><Relationship Id="rId28" Type="http://schemas.openxmlformats.org/officeDocument/2006/relationships/image" Target="cid:image023.png@01DC9D20.A8035FE0" TargetMode="External"/><Relationship Id="rId36" Type="http://schemas.openxmlformats.org/officeDocument/2006/relationships/header" Target="header1.xml"/><Relationship Id="rId10" Type="http://schemas.openxmlformats.org/officeDocument/2006/relationships/comments" Target="comments.xml"/><Relationship Id="rId19" Type="http://schemas.openxmlformats.org/officeDocument/2006/relationships/image" Target="media/image4.png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marhsawas908.ad.dot.gov/RDWeb/Pages/en-US/Default.aspx" TargetMode="External"/><Relationship Id="rId14" Type="http://schemas.openxmlformats.org/officeDocument/2006/relationships/image" Target="media/image2.png"/><Relationship Id="rId22" Type="http://schemas.openxmlformats.org/officeDocument/2006/relationships/image" Target="cid:image020.png@01DC9D20.A8035FE0" TargetMode="External"/><Relationship Id="rId27" Type="http://schemas.openxmlformats.org/officeDocument/2006/relationships/image" Target="media/image8.png"/><Relationship Id="rId30" Type="http://schemas.openxmlformats.org/officeDocument/2006/relationships/image" Target="cid:image024.png@01DC9D20.A8035FE0" TargetMode="External"/><Relationship Id="rId35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Grant, Donna (MARAD)</dc:creator>
  <cp:keywords/>
  <dc:description/>
  <cp:lastModifiedBy>Grant, Donna (MARAD)</cp:lastModifiedBy>
  <cp:revision>2</cp:revision>
  <dcterms:created xsi:type="dcterms:W3CDTF">2026-03-10T23:41:00Z</dcterms:created>
  <dcterms:modified xsi:type="dcterms:W3CDTF">2026-03-10T23:41:00Z</dcterms:modified>
</cp:coreProperties>
</file>