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_rels/document.xml.rels" ContentType="application/vnd.openxmlformats-package.relationships+xml"/>
  <Override PartName="/word/settings.xml" ContentType="application/vnd.openxmlformats-officedocument.wordprocessingml.settings+xml"/>
  <Override PartName="/word/media/image25.png" ContentType="image/png"/>
  <Override PartName="/word/media/image24.png" ContentType="image/png"/>
  <Override PartName="/word/media/image9.png" ContentType="image/png"/>
  <Override PartName="/word/media/image10.png" ContentType="image/png"/>
  <Override PartName="/word/media/image11.png" ContentType="image/png"/>
  <Override PartName="/word/media/image2.png" ContentType="image/png"/>
  <Override PartName="/word/media/image7.png" ContentType="image/png"/>
  <Override PartName="/word/media/image22.png" ContentType="image/png"/>
  <Override PartName="/word/media/image1.png" ContentType="image/png"/>
  <Override PartName="/word/media/image6.png" ContentType="image/png"/>
  <Override PartName="/word/media/image21.png" ContentType="image/png"/>
  <Override PartName="/word/media/image3.png" ContentType="image/png"/>
  <Override PartName="/word/media/image8.png" ContentType="image/png"/>
  <Override PartName="/word/media/image23.png" ContentType="image/png"/>
  <Override PartName="/word/media/image4.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5.png" ContentType="image/png"/>
  <Override PartName="/word/media/image20.png" ContentType="image/png"/>
  <Override PartName="/word/header1.xml" ContentType="application/vnd.openxmlformats-officedocument.wordprocessingml.header+xml"/>
  <Override PartName="/word/comments.xml" ContentType="application/vnd.openxmlformats-officedocument.wordprocessingml.comment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xml:space="preserve">I have created users accounts </w:t>
      </w:r>
      <w:r>
        <w:rPr>
          <w:b/>
          <w:bCs/>
        </w:rPr>
        <w:t>shipuser1</w:t>
      </w:r>
      <w:r>
        <w:rPr/>
        <w:t xml:space="preserve"> (Management level officer) and </w:t>
      </w:r>
      <w:r>
        <w:rPr>
          <w:b/>
          <w:bCs/>
        </w:rPr>
        <w:t>shipuser2</w:t>
      </w:r>
      <w:r>
        <w:rPr/>
        <w:t xml:space="preserve"> (Operational level officer) for testing. Password </w:t>
      </w:r>
      <w:r>
        <w:rPr>
          <w:b/>
          <w:bCs/>
        </w:rPr>
        <w:t>marad1234</w:t>
      </w:r>
    </w:p>
    <w:p>
      <w:pPr>
        <w:pStyle w:val="Normal"/>
        <w:rPr/>
      </w:pPr>
      <w:r>
        <w:rPr/>
        <w:drawing>
          <wp:inline distT="0" distB="1905" distL="0" distR="0">
            <wp:extent cx="5943600" cy="931545"/>
            <wp:effectExtent l="0" t="0" r="0" b="0"/>
            <wp:docPr id="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
                    <pic:cNvPicPr>
                      <a:picLocks noChangeAspect="1" noChangeArrowheads="1"/>
                    </pic:cNvPicPr>
                  </pic:nvPicPr>
                  <pic:blipFill>
                    <a:blip r:embed="rId2"/>
                    <a:stretch>
                      <a:fillRect/>
                    </a:stretch>
                  </pic:blipFill>
                  <pic:spPr bwMode="auto">
                    <a:xfrm>
                      <a:off x="0" y="0"/>
                      <a:ext cx="5943600" cy="931545"/>
                    </a:xfrm>
                    <a:prstGeom prst="rect">
                      <a:avLst/>
                    </a:prstGeom>
                  </pic:spPr>
                </pic:pic>
              </a:graphicData>
            </a:graphic>
          </wp:inline>
        </w:drawing>
      </w:r>
    </w:p>
    <w:p>
      <w:pPr>
        <w:pStyle w:val="Normal"/>
        <w:rPr/>
      </w:pPr>
      <w:r>
        <w:rPr/>
      </w:r>
    </w:p>
    <w:p>
      <w:pPr>
        <w:pStyle w:val="Normal"/>
        <w:rPr/>
      </w:pPr>
      <w:r>
        <w:rPr>
          <w:b/>
          <w:bCs/>
        </w:rPr>
        <w:t>Accessing eLogs:</w:t>
      </w:r>
      <w:r>
        <w:rPr/>
        <w:t xml:space="preserve"> this can be done in 2 ways:</w:t>
      </w:r>
    </w:p>
    <w:p>
      <w:pPr>
        <w:pStyle w:val="Normal"/>
        <w:rPr/>
      </w:pPr>
      <w:r>
        <w:rPr/>
      </w:r>
    </w:p>
    <w:p>
      <w:pPr>
        <w:pStyle w:val="Normal"/>
        <w:numPr>
          <w:ilvl w:val="0"/>
          <w:numId w:val="1"/>
        </w:numPr>
        <w:rPr/>
      </w:pPr>
      <w:r>
        <w:rPr/>
        <w:t xml:space="preserve">Open the UAT RD Web page : </w:t>
      </w:r>
      <w:hyperlink r:id="rId3">
        <w:r>
          <w:rPr>
            <w:rStyle w:val="InternetLink"/>
          </w:rPr>
          <w:t>https://marhsawas908.ad.dot.gov/RDWeb/Pages/en-US/Default.aspx</w:t>
        </w:r>
      </w:hyperlink>
      <w:r>
        <w:rPr/>
        <w:t xml:space="preserve"> </w:t>
      </w:r>
    </w:p>
    <w:p>
      <w:pPr>
        <w:pStyle w:val="Normal"/>
        <w:numPr>
          <w:ilvl w:val="0"/>
          <w:numId w:val="1"/>
        </w:numPr>
        <w:rPr/>
      </w:pPr>
      <w:r>
        <w:rPr/>
        <w:t xml:space="preserve">click on the NS-E log remote app to launch the </w:t>
      </w:r>
      <w:commentRangeStart w:id="0"/>
      <w:r>
        <w:rPr/>
        <w:t>app</w:t>
      </w:r>
      <w:r>
        <w:rPr/>
      </w:r>
      <w:commentRangeEnd w:id="0"/>
      <w:r>
        <w:commentReference w:id="0"/>
      </w:r>
      <w:r>
        <w:rPr/>
        <w:t>.</w:t>
      </w:r>
    </w:p>
    <w:p>
      <w:pPr>
        <w:pStyle w:val="Normal"/>
        <w:rPr/>
      </w:pPr>
      <w:r>
        <w:rPr/>
        <w:drawing>
          <wp:inline distT="0" distB="0" distL="0" distR="12700">
            <wp:extent cx="5492750" cy="1847850"/>
            <wp:effectExtent l="0" t="0" r="0" b="0"/>
            <wp:docPr id="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descr=""/>
                    <pic:cNvPicPr>
                      <a:picLocks noChangeAspect="1" noChangeArrowheads="1"/>
                    </pic:cNvPicPr>
                  </pic:nvPicPr>
                  <pic:blipFill>
                    <a:blip r:embed="rId4"/>
                    <a:stretch>
                      <a:fillRect/>
                    </a:stretch>
                  </pic:blipFill>
                  <pic:spPr bwMode="auto">
                    <a:xfrm>
                      <a:off x="0" y="0"/>
                      <a:ext cx="5492750" cy="1847850"/>
                    </a:xfrm>
                    <a:prstGeom prst="rect">
                      <a:avLst/>
                    </a:prstGeom>
                  </pic:spPr>
                </pic:pic>
              </a:graphicData>
            </a:graphic>
          </wp:inline>
        </w:drawing>
      </w:r>
    </w:p>
    <w:p>
      <w:pPr>
        <w:pStyle w:val="Normal"/>
        <w:numPr>
          <w:ilvl w:val="0"/>
          <w:numId w:val="1"/>
        </w:numPr>
        <w:rPr/>
      </w:pPr>
      <w:r>
        <w:rPr/>
        <w:t xml:space="preserve">login to the NSE instance using your NS Account credentials. </w:t>
      </w:r>
    </w:p>
    <w:p>
      <w:pPr>
        <w:pStyle w:val="Normal"/>
        <w:numPr>
          <w:ilvl w:val="0"/>
          <w:numId w:val="1"/>
        </w:numPr>
        <w:rPr/>
      </w:pPr>
      <w:r>
        <w:rPr/>
        <w:t xml:space="preserve">Click on the </w:t>
      </w:r>
      <w:r>
        <w:rPr>
          <w:b/>
          <w:bCs/>
        </w:rPr>
        <w:t>eLogs</w:t>
      </w:r>
      <w:r>
        <w:rPr/>
        <w:t xml:space="preserve"> Module to open the module.</w:t>
      </w:r>
    </w:p>
    <w:p>
      <w:pPr>
        <w:pStyle w:val="Normal"/>
        <w:rPr/>
      </w:pPr>
      <w:r>
        <w:rPr/>
        <w:drawing>
          <wp:inline distT="0" distB="12700" distL="0" distR="0">
            <wp:extent cx="4686300" cy="806450"/>
            <wp:effectExtent l="0" t="0" r="0" b="0"/>
            <wp:docPr id="3"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descr=""/>
                    <pic:cNvPicPr>
                      <a:picLocks noChangeAspect="1" noChangeArrowheads="1"/>
                    </pic:cNvPicPr>
                  </pic:nvPicPr>
                  <pic:blipFill>
                    <a:blip r:embed="rId5"/>
                    <a:stretch>
                      <a:fillRect/>
                    </a:stretch>
                  </pic:blipFill>
                  <pic:spPr bwMode="auto">
                    <a:xfrm>
                      <a:off x="0" y="0"/>
                      <a:ext cx="4686300" cy="806450"/>
                    </a:xfrm>
                    <a:prstGeom prst="rect">
                      <a:avLst/>
                    </a:prstGeom>
                  </pic:spPr>
                </pic:pic>
              </a:graphicData>
            </a:graphic>
          </wp:inline>
        </w:drawing>
      </w:r>
    </w:p>
    <w:p>
      <w:pPr>
        <w:pStyle w:val="Normal"/>
        <w:numPr>
          <w:ilvl w:val="0"/>
          <w:numId w:val="1"/>
        </w:numPr>
        <w:rPr/>
      </w:pPr>
      <w:r>
        <w:rPr/>
        <w:t>That will open the eLogs module on MS Edge browser. eLogs is a web-based module and it will be accessed from a browser only.</w:t>
      </w:r>
    </w:p>
    <w:p>
      <w:pPr>
        <w:pStyle w:val="Normal"/>
        <w:rPr/>
      </w:pPr>
      <w:r>
        <w:rPr/>
      </w:r>
    </w:p>
    <w:p>
      <w:pPr>
        <w:pStyle w:val="Normal"/>
        <w:rPr/>
      </w:pPr>
      <w:r>
        <w:rPr/>
        <w:t xml:space="preserve">The other option to access eLogs is by directly opening the eLogs URL from a browser. The URLs are different for each site since the host’s name is part of the URL. For </w:t>
      </w:r>
      <w:del w:id="0" w:author="Balding, William (MARAD)" w:date="2026-03-05T12:34:00Z">
        <w:r>
          <w:rPr/>
          <w:delText xml:space="preserve">our </w:delText>
        </w:r>
      </w:del>
      <w:r>
        <w:rPr/>
        <w:t xml:space="preserve">testing </w:t>
      </w:r>
      <w:del w:id="1" w:author="Balding, William (MARAD)" w:date="2026-03-05T12:34:00Z">
        <w:r>
          <w:rPr/>
          <w:delText xml:space="preserve">we can </w:delText>
        </w:r>
      </w:del>
      <w:r>
        <w:rPr/>
        <w:t xml:space="preserve">access eLogs by opening the URL: </w:t>
      </w:r>
      <w:r>
        <w:fldChar w:fldCharType="begin"/>
      </w:r>
      <w:r>
        <w:instrText> HYPERLINK "http://marhsawas908:7071/" \l "/login"</w:instrText>
      </w:r>
      <w:r>
        <w:fldChar w:fldCharType="separate"/>
      </w:r>
      <w:r>
        <w:rPr>
          <w:rStyle w:val="InternetLink"/>
        </w:rPr>
        <w:t>http://marhsawas908:7071/#/login</w:t>
      </w:r>
      <w:r>
        <w:fldChar w:fldCharType="end"/>
      </w:r>
      <w:r>
        <w:rPr/>
        <w:t xml:space="preserve"> f</w:t>
      </w:r>
      <w:ins w:id="2" w:author="Balding, William (MARAD)" w:date="2026-03-05T12:26:00Z">
        <w:r>
          <w:rPr/>
          <w:t>r</w:t>
        </w:r>
      </w:ins>
      <w:r>
        <w:rPr/>
        <w:t>o</w:t>
      </w:r>
      <w:del w:id="3" w:author="Balding, William (MARAD)" w:date="2026-03-05T12:26:00Z">
        <w:r>
          <w:rPr/>
          <w:delText>r</w:delText>
        </w:r>
      </w:del>
      <w:r>
        <w:rPr/>
        <w:t>m a browser.( eLogs works better i</w:t>
      </w:r>
      <w:ins w:id="4" w:author="Balding, William (MARAD)" w:date="2026-03-05T12:30:00Z">
        <w:r>
          <w:rPr/>
          <w:t>f</w:t>
        </w:r>
      </w:ins>
      <w:del w:id="5" w:author="Balding, William (MARAD)" w:date="2026-03-05T12:30:00Z">
        <w:r>
          <w:rPr/>
          <w:delText>s</w:delText>
        </w:r>
      </w:del>
      <w:r>
        <w:rPr/>
        <w:t xml:space="preserve"> Chrome browser is used). Once at the login page, use your NSE Credentials to log </w:t>
      </w:r>
      <w:commentRangeStart w:id="1"/>
      <w:r>
        <w:rPr/>
        <w:t>in</w:t>
      </w:r>
      <w:r>
        <w:rPr/>
      </w:r>
      <w:commentRangeEnd w:id="1"/>
      <w:r>
        <w:commentReference w:id="1"/>
      </w:r>
      <w:r>
        <w:rPr/>
        <w:t>.</w:t>
      </w:r>
    </w:p>
    <w:p>
      <w:pPr>
        <w:pStyle w:val="Normal"/>
        <w:rPr/>
      </w:pPr>
      <w:r>
        <w:rPr/>
      </w:r>
    </w:p>
    <w:p>
      <w:pPr>
        <w:pStyle w:val="Normal"/>
        <w:rPr/>
      </w:pPr>
      <w:r>
        <w:rPr/>
        <w:t xml:space="preserve">                       </w:t>
      </w:r>
      <w:r>
        <w:rPr/>
        <w:drawing>
          <wp:inline distT="0" distB="1905" distL="0" distR="0">
            <wp:extent cx="5943600" cy="2550795"/>
            <wp:effectExtent l="0" t="0" r="0" b="0"/>
            <wp:docPr id="4"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
                    <pic:cNvPicPr>
                      <a:picLocks noChangeAspect="1" noChangeArrowheads="1"/>
                    </pic:cNvPicPr>
                  </pic:nvPicPr>
                  <pic:blipFill>
                    <a:blip r:embed="rId6"/>
                    <a:stretch>
                      <a:fillRect/>
                    </a:stretch>
                  </pic:blipFill>
                  <pic:spPr bwMode="auto">
                    <a:xfrm>
                      <a:off x="0" y="0"/>
                      <a:ext cx="5943600" cy="2550795"/>
                    </a:xfrm>
                    <a:prstGeom prst="rect">
                      <a:avLst/>
                    </a:prstGeom>
                  </pic:spPr>
                </pic:pic>
              </a:graphicData>
            </a:graphic>
          </wp:inline>
        </w:drawing>
      </w:r>
    </w:p>
    <w:p>
      <w:pPr>
        <w:pStyle w:val="Normal"/>
        <w:rPr/>
      </w:pPr>
      <w:r>
        <w:rPr/>
      </w:r>
    </w:p>
    <w:p>
      <w:pPr>
        <w:pStyle w:val="Normal"/>
        <w:rPr>
          <w:b/>
          <w:b/>
          <w:bCs/>
          <w:del w:id="14" w:author="Balding, William (MARAD)" w:date="2026-03-05T12:43:00Z"/>
          <w:u w:val="single"/>
        </w:rPr>
      </w:pPr>
      <w:del w:id="6" w:author="Balding, William (MARAD)" w:date="2026-03-05T12:42:00Z">
        <w:r>
          <w:rPr>
            <w:b/>
            <w:bCs/>
          </w:rPr>
          <w:delText xml:space="preserve">Reset/Create PIN and Signature: </w:delText>
        </w:r>
      </w:del>
      <w:del w:id="7" w:author="Balding, William (MARAD)" w:date="2026-03-05T12:43:00Z">
        <w:r>
          <w:rPr>
            <w:b/>
            <w:bCs/>
          </w:rPr>
          <w:delText>a</w:delText>
        </w:r>
      </w:del>
      <w:ins w:id="8" w:author="Balding, William (MARAD)" w:date="2026-03-05T12:42:00Z">
        <w:r>
          <w:rPr/>
          <w:t>A</w:t>
        </w:r>
      </w:ins>
      <w:r>
        <w:rPr/>
        <w:t>fter</w:t>
      </w:r>
      <w:ins w:id="9" w:author="Balding, William (MARAD)" w:date="2026-03-05T12:39:00Z">
        <w:r>
          <w:rPr/>
          <w:t xml:space="preserve"> inital</w:t>
        </w:r>
      </w:ins>
      <w:r>
        <w:rPr/>
        <w:t xml:space="preserve"> login,</w:t>
      </w:r>
      <w:del w:id="10" w:author="Balding, William (MARAD)" w:date="2026-03-05T12:39:00Z">
        <w:r>
          <w:rPr/>
          <w:delText xml:space="preserve"> first thing</w:delText>
        </w:r>
      </w:del>
      <w:r>
        <w:rPr/>
        <w:t xml:space="preserve"> the user </w:t>
      </w:r>
      <w:ins w:id="11" w:author="Balding, William (MARAD)" w:date="2026-03-05T12:39:00Z">
        <w:r>
          <w:rPr/>
          <w:t xml:space="preserve">selects </w:t>
        </w:r>
      </w:ins>
      <w:del w:id="12" w:author="Balding, William (MARAD)" w:date="2026-03-05T12:39:00Z">
        <w:r>
          <w:rPr/>
          <w:delText>should do is to</w:delText>
        </w:r>
      </w:del>
      <w:r>
        <w:rPr/>
        <w:t xml:space="preserve"> change/Create PIN and create signature as well.</w:t>
      </w:r>
      <w:ins w:id="13" w:author="Balding, William (MARAD)" w:date="2026-03-05T12:43:00Z">
        <w:r>
          <w:rPr/>
          <w:t xml:space="preserve"> </w:t>
        </w:r>
      </w:ins>
    </w:p>
    <w:p>
      <w:pPr>
        <w:pStyle w:val="Normal"/>
        <w:rPr/>
      </w:pPr>
      <w:r>
        <w:rPr>
          <w:b/>
          <w:bCs/>
          <w:u w:val="single"/>
          <w:rPrChange w:id="0" w:author="Balding, William (MARAD)" w:date="2026-03-05T12:40:00Z"/>
        </w:rPr>
        <w:t>If a signature is not saved</w:t>
      </w:r>
      <w:r>
        <w:rPr/>
        <w:t xml:space="preserve"> , the user will need to create the signature each time submitting an update. We are using test account </w:t>
      </w:r>
      <w:r>
        <w:rPr>
          <w:b/>
          <w:bCs/>
        </w:rPr>
        <w:t>test user 1 or test user 2</w:t>
      </w:r>
      <w:r>
        <w:rPr/>
        <w:t xml:space="preserve"> and password </w:t>
      </w:r>
      <w:r>
        <w:rPr>
          <w:b/>
          <w:bCs/>
        </w:rPr>
        <w:t xml:space="preserve">marad1234 </w:t>
      </w:r>
      <w:r>
        <w:rPr/>
        <w:t> </w:t>
      </w:r>
      <w:del w:id="16" w:author="Balding, William (MARAD)" w:date="2026-03-05T12:40:00Z">
        <w:r>
          <w:rPr/>
          <w:delText xml:space="preserve">to </w:delText>
        </w:r>
      </w:del>
      <w:r>
        <w:rPr/>
        <w:t>captur</w:t>
      </w:r>
      <w:ins w:id="17" w:author="Balding, William (MARAD)" w:date="2026-03-05T12:40:00Z">
        <w:r>
          <w:rPr/>
          <w:t>ing</w:t>
        </w:r>
      </w:ins>
      <w:del w:id="18" w:author="Balding, William (MARAD)" w:date="2026-03-05T12:40:00Z">
        <w:r>
          <w:rPr/>
          <w:delText>e</w:delText>
        </w:r>
      </w:del>
      <w:r>
        <w:rPr/>
        <w:t xml:space="preserve"> the process </w:t>
      </w:r>
      <w:del w:id="19" w:author="Balding, William (MARAD)" w:date="2026-03-05T12:40:00Z">
        <w:r>
          <w:rPr/>
          <w:delText xml:space="preserve">of </w:delText>
        </w:r>
      </w:del>
      <w:del w:id="20" w:author="Balding, William (MARAD)" w:date="2026-03-05T12:41:00Z">
        <w:r>
          <w:rPr/>
          <w:delText>creating</w:delText>
        </w:r>
      </w:del>
      <w:ins w:id="21" w:author="Balding, William (MARAD)" w:date="2026-03-05T12:41:00Z">
        <w:r>
          <w:rPr/>
          <w:t>creating</w:t>
        </w:r>
      </w:ins>
      <w:r>
        <w:rPr/>
        <w:t xml:space="preserve">/resetting PIN and </w:t>
      </w:r>
      <w:del w:id="22" w:author="Balding, William (MARAD)" w:date="2026-03-05T12:40:00Z">
        <w:r>
          <w:rPr/>
          <w:delText>Creating</w:delText>
        </w:r>
      </w:del>
      <w:r>
        <w:rPr/>
        <w:t xml:space="preserve"> Signature.</w:t>
      </w:r>
    </w:p>
    <w:p>
      <w:pPr>
        <w:pStyle w:val="Normal"/>
        <w:rPr/>
      </w:pPr>
      <w:r>
        <w:rPr/>
      </w:r>
    </w:p>
    <w:p>
      <w:pPr>
        <w:pStyle w:val="Normal"/>
        <w:numPr>
          <w:ilvl w:val="0"/>
          <w:numId w:val="2"/>
        </w:numPr>
        <w:rPr/>
      </w:pPr>
      <w:ins w:id="23" w:author="Balding, William (MARAD)" w:date="2026-03-05T12:41:00Z">
        <w:r>
          <w:rPr/>
          <w:t>After</w:t>
        </w:r>
      </w:ins>
      <w:del w:id="24" w:author="Balding, William (MARAD)" w:date="2026-03-05T12:41:00Z">
        <w:r>
          <w:rPr/>
          <w:delText>Once</w:delText>
        </w:r>
      </w:del>
      <w:r>
        <w:rPr/>
        <w:t xml:space="preserve"> login to eLogs click on </w:t>
      </w:r>
      <w:r>
        <w:rPr>
          <w:b/>
          <w:bCs/>
        </w:rPr>
        <w:t>Account settings</w:t>
      </w:r>
      <w:r>
        <w:rPr/>
        <w:t xml:space="preserve"> located at the top-right of the page  </w:t>
      </w:r>
    </w:p>
    <w:p>
      <w:pPr>
        <w:pStyle w:val="Normal"/>
        <w:rPr/>
      </w:pPr>
      <w:r>
        <w:rPr/>
        <w:drawing>
          <wp:inline distT="0" distB="8255" distL="0" distR="0">
            <wp:extent cx="5943600" cy="1153795"/>
            <wp:effectExtent l="0" t="0" r="0" b="0"/>
            <wp:docPr id="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
                    <pic:cNvPicPr>
                      <a:picLocks noChangeAspect="1" noChangeArrowheads="1"/>
                    </pic:cNvPicPr>
                  </pic:nvPicPr>
                  <pic:blipFill>
                    <a:blip r:embed="rId7"/>
                    <a:stretch>
                      <a:fillRect/>
                    </a:stretch>
                  </pic:blipFill>
                  <pic:spPr bwMode="auto">
                    <a:xfrm>
                      <a:off x="0" y="0"/>
                      <a:ext cx="5943600" cy="1153795"/>
                    </a:xfrm>
                    <a:prstGeom prst="rect">
                      <a:avLst/>
                    </a:prstGeom>
                  </pic:spPr>
                </pic:pic>
              </a:graphicData>
            </a:graphic>
          </wp:inline>
        </w:drawing>
      </w:r>
    </w:p>
    <w:p>
      <w:pPr>
        <w:pStyle w:val="Normal"/>
        <w:numPr>
          <w:ilvl w:val="0"/>
          <w:numId w:val="2"/>
        </w:numPr>
        <w:rPr/>
      </w:pPr>
      <w:r>
        <w:rPr/>
        <w:t xml:space="preserve">On the user account settings page, click the </w:t>
      </w:r>
      <w:r>
        <w:rPr>
          <w:b/>
          <w:bCs/>
        </w:rPr>
        <w:t>Reset Pin/Password</w:t>
      </w:r>
      <w:r>
        <w:rPr/>
        <w:t xml:space="preserve"> button and update your user PIN and Signature.</w:t>
      </w:r>
      <w:ins w:id="25" w:author="Balding, William (MARAD)" w:date="2026-03-05T12:47:00Z">
        <w:r>
          <w:rPr/>
          <w:t>?</w:t>
        </w:r>
      </w:ins>
    </w:p>
    <w:p>
      <w:pPr>
        <w:pStyle w:val="Normal"/>
        <w:rPr/>
      </w:pPr>
      <w:r>
        <w:rPr/>
        <w:drawing>
          <wp:inline distT="0" distB="1270" distL="0" distR="0">
            <wp:extent cx="5943600" cy="1484630"/>
            <wp:effectExtent l="0" t="0" r="0" b="0"/>
            <wp:docPr id="6"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
                    <pic:cNvPicPr>
                      <a:picLocks noChangeAspect="1" noChangeArrowheads="1"/>
                    </pic:cNvPicPr>
                  </pic:nvPicPr>
                  <pic:blipFill>
                    <a:blip r:embed="rId8"/>
                    <a:stretch>
                      <a:fillRect/>
                    </a:stretch>
                  </pic:blipFill>
                  <pic:spPr bwMode="auto">
                    <a:xfrm>
                      <a:off x="0" y="0"/>
                      <a:ext cx="5943600" cy="1484630"/>
                    </a:xfrm>
                    <a:prstGeom prst="rect">
                      <a:avLst/>
                    </a:prstGeom>
                  </pic:spPr>
                </pic:pic>
              </a:graphicData>
            </a:graphic>
          </wp:inline>
        </w:drawing>
      </w:r>
    </w:p>
    <w:p>
      <w:pPr>
        <w:pStyle w:val="Normal"/>
        <w:rPr/>
      </w:pPr>
      <w:r>
        <w:rPr/>
      </w:r>
    </w:p>
    <w:p>
      <w:pPr>
        <w:pStyle w:val="Normal"/>
        <w:numPr>
          <w:ilvl w:val="0"/>
          <w:numId w:val="2"/>
        </w:numPr>
        <w:rPr/>
      </w:pPr>
      <w:r>
        <w:rPr/>
        <w:t xml:space="preserve">If the user has an existing PIN (this applies recently created NSE accounts), the system will prompt the users to enter the </w:t>
      </w:r>
      <w:r>
        <w:rPr>
          <w:b/>
          <w:bCs/>
        </w:rPr>
        <w:t>current Signature PIN</w:t>
      </w:r>
      <w:r>
        <w:rPr/>
        <w:t xml:space="preserve">, </w:t>
      </w:r>
      <w:r>
        <w:rPr>
          <w:b/>
          <w:bCs/>
        </w:rPr>
        <w:t>New Signature PIN</w:t>
      </w:r>
      <w:r>
        <w:rPr/>
        <w:t xml:space="preserve">, and </w:t>
      </w:r>
      <w:r>
        <w:rPr>
          <w:b/>
          <w:bCs/>
        </w:rPr>
        <w:t>Confirm Signature PIN</w:t>
      </w:r>
      <w:r>
        <w:rPr/>
        <w:t xml:space="preserve"> . If the user does not have an existing PIN (this applies for older NSE accounts), the system will prompt the users to enter the </w:t>
      </w:r>
      <w:r>
        <w:rPr>
          <w:b/>
          <w:bCs/>
        </w:rPr>
        <w:t>New Signature PIN</w:t>
      </w:r>
      <w:r>
        <w:rPr/>
        <w:t xml:space="preserve">, and </w:t>
      </w:r>
      <w:r>
        <w:rPr>
          <w:b/>
          <w:bCs/>
        </w:rPr>
        <w:t>Confirm Signature PIN.</w:t>
      </w:r>
      <w:del w:id="26" w:author="Balding, William (MARAD)" w:date="2026-03-05T12:44:00Z">
        <w:r>
          <w:rPr>
            <w:b/>
            <w:bCs/>
          </w:rPr>
          <w:delText xml:space="preserve"> The test account used for this demo is an old NSE account, thus it does not have an existing PIN.</w:delText>
        </w:r>
      </w:del>
      <w:r>
        <w:rPr/>
        <w:t xml:space="preserve"> Type the new PIN, Confirm the new PIN, and </w:t>
      </w:r>
      <w:r>
        <w:rPr>
          <w:b/>
          <w:bCs/>
        </w:rPr>
        <w:t>Save</w:t>
      </w:r>
      <w:r>
        <w:rPr/>
        <w:t xml:space="preserve"> to apply the change.</w:t>
      </w:r>
    </w:p>
    <w:p>
      <w:pPr>
        <w:pStyle w:val="Normal"/>
        <w:rPr/>
      </w:pPr>
      <w:r>
        <w:rPr/>
      </w:r>
    </w:p>
    <w:p>
      <w:pPr>
        <w:pStyle w:val="Normal"/>
        <w:rPr/>
      </w:pPr>
      <w:r>
        <w:rPr/>
        <w:drawing>
          <wp:inline distT="0" distB="8255" distL="0" distR="0">
            <wp:extent cx="5943600" cy="1687195"/>
            <wp:effectExtent l="0" t="0" r="0" b="0"/>
            <wp:docPr id="7"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descr=""/>
                    <pic:cNvPicPr>
                      <a:picLocks noChangeAspect="1" noChangeArrowheads="1"/>
                    </pic:cNvPicPr>
                  </pic:nvPicPr>
                  <pic:blipFill>
                    <a:blip r:embed="rId9"/>
                    <a:stretch>
                      <a:fillRect/>
                    </a:stretch>
                  </pic:blipFill>
                  <pic:spPr bwMode="auto">
                    <a:xfrm>
                      <a:off x="0" y="0"/>
                      <a:ext cx="5943600" cy="1687195"/>
                    </a:xfrm>
                    <a:prstGeom prst="rect">
                      <a:avLst/>
                    </a:prstGeom>
                  </pic:spPr>
                </pic:pic>
              </a:graphicData>
            </a:graphic>
          </wp:inline>
        </w:drawing>
      </w:r>
    </w:p>
    <w:p>
      <w:pPr>
        <w:pStyle w:val="Normal"/>
        <w:numPr>
          <w:ilvl w:val="0"/>
          <w:numId w:val="2"/>
        </w:numPr>
        <w:rPr/>
      </w:pPr>
      <w:r>
        <w:rPr/>
        <w:t>Log out of eLogs to apply the PIN update.</w:t>
      </w:r>
    </w:p>
    <w:p>
      <w:pPr>
        <w:pStyle w:val="Normal"/>
        <w:numPr>
          <w:ilvl w:val="0"/>
          <w:numId w:val="2"/>
        </w:numPr>
        <w:rPr/>
      </w:pPr>
      <w:r>
        <w:rPr/>
        <w:t xml:space="preserve">After login to eLogs, go to Accounts Settings </w:t>
      </w:r>
      <w:ins w:id="27" w:author="Balding, William (MARAD)" w:date="2026-03-05T12:45:00Z">
        <w:r>
          <w:rPr/>
          <w:t>select</w:t>
        </w:r>
      </w:ins>
      <w:del w:id="28" w:author="Balding, William (MARAD)" w:date="2026-03-05T12:45:00Z">
        <w:r>
          <w:rPr/>
          <w:delText>à</w:delText>
        </w:r>
      </w:del>
      <w:ins w:id="29" w:author="Balding, William (MARAD)" w:date="2026-03-05T12:45:00Z">
        <w:r>
          <w:rPr/>
          <w:t xml:space="preserve"> </w:t>
        </w:r>
      </w:ins>
      <w:r>
        <w:rPr/>
        <w:t xml:space="preserve">Reset Pin/Password </w:t>
      </w:r>
      <w:del w:id="30" w:author="Balding, William (MARAD)" w:date="2026-03-05T12:47:00Z">
        <w:r>
          <w:rPr/>
          <w:delText>à</w:delText>
        </w:r>
      </w:del>
      <w:r>
        <w:rPr/>
        <w:t xml:space="preserve"> Change Signature to create your signature. At this point the system will prompt the user to enter the PIN number. Enter the PIN created and click ok.</w:t>
      </w:r>
    </w:p>
    <w:p>
      <w:pPr>
        <w:pStyle w:val="Normal"/>
        <w:numPr>
          <w:ilvl w:val="0"/>
          <w:numId w:val="2"/>
        </w:numPr>
        <w:rPr/>
      </w:pPr>
      <w:r>
        <w:rPr/>
        <w:t xml:space="preserve">A box will open for the user to upload or sign a signature. Click the </w:t>
      </w:r>
      <w:r>
        <w:rPr>
          <w:b/>
          <w:bCs/>
        </w:rPr>
        <w:t>Upload</w:t>
      </w:r>
      <w:r>
        <w:rPr/>
        <w:t xml:space="preserve"> option to use an existing signature that is saved locally on your computer. Use the mouse to create your signature and click </w:t>
      </w:r>
      <w:r>
        <w:rPr>
          <w:b/>
          <w:bCs/>
        </w:rPr>
        <w:t>save</w:t>
      </w:r>
      <w:r>
        <w:rPr/>
        <w:t xml:space="preserve"> to apply the update. The </w:t>
      </w:r>
      <w:r>
        <w:rPr>
          <w:b/>
          <w:bCs/>
        </w:rPr>
        <w:t>clear</w:t>
      </w:r>
      <w:r>
        <w:rPr/>
        <w:t xml:space="preserve"> option is to delete an </w:t>
      </w:r>
      <w:del w:id="31" w:author="Balding, William (MARAD)" w:date="2026-03-05T12:48:00Z">
        <w:r>
          <w:rPr/>
          <w:delText>exiting</w:delText>
        </w:r>
      </w:del>
      <w:ins w:id="32" w:author="Balding, William (MARAD)" w:date="2026-03-05T12:48:00Z">
        <w:r>
          <w:rPr/>
          <w:t>existing</w:t>
        </w:r>
      </w:ins>
      <w:r>
        <w:rPr/>
        <w:t xml:space="preserve"> signature.</w:t>
      </w:r>
    </w:p>
    <w:p>
      <w:pPr>
        <w:pStyle w:val="Normal"/>
        <w:rPr/>
      </w:pPr>
      <w:r>
        <w:rPr/>
        <w:drawing>
          <wp:inline distT="0" distB="0" distL="0" distR="6350">
            <wp:extent cx="4051300" cy="1924050"/>
            <wp:effectExtent l="0" t="0" r="0" b="0"/>
            <wp:docPr id="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
                    <pic:cNvPicPr>
                      <a:picLocks noChangeAspect="1" noChangeArrowheads="1"/>
                    </pic:cNvPicPr>
                  </pic:nvPicPr>
                  <pic:blipFill>
                    <a:blip r:embed="rId10"/>
                    <a:stretch>
                      <a:fillRect/>
                    </a:stretch>
                  </pic:blipFill>
                  <pic:spPr bwMode="auto">
                    <a:xfrm>
                      <a:off x="0" y="0"/>
                      <a:ext cx="4051300" cy="1924050"/>
                    </a:xfrm>
                    <a:prstGeom prst="rect">
                      <a:avLst/>
                    </a:prstGeom>
                  </pic:spPr>
                </pic:pic>
              </a:graphicData>
            </a:graphic>
          </wp:inline>
        </w:drawing>
      </w:r>
    </w:p>
    <w:p>
      <w:pPr>
        <w:pStyle w:val="Normal"/>
        <w:rPr/>
      </w:pPr>
      <w:r>
        <w:rPr/>
      </w:r>
    </w:p>
    <w:p>
      <w:pPr>
        <w:pStyle w:val="Normal"/>
        <w:numPr>
          <w:ilvl w:val="0"/>
          <w:numId w:val="2"/>
        </w:numPr>
        <w:rPr/>
      </w:pPr>
      <w:r>
        <w:rPr/>
        <w:t xml:space="preserve">Click on </w:t>
      </w:r>
      <w:r>
        <w:rPr>
          <w:b/>
          <w:bCs/>
        </w:rPr>
        <w:t>Save &amp; Close</w:t>
      </w:r>
      <w:r>
        <w:rPr/>
        <w:t xml:space="preserve"> to close Account Settings.</w:t>
      </w:r>
    </w:p>
    <w:p>
      <w:pPr>
        <w:pStyle w:val="Normal"/>
        <w:numPr>
          <w:ilvl w:val="0"/>
          <w:numId w:val="2"/>
        </w:numPr>
        <w:rPr/>
      </w:pPr>
      <w:r>
        <w:rPr/>
        <w:t xml:space="preserve">Saving the Signature is important, or the user will need to sign the signature each time submitting a record update. Below is an example, when the user clicks on </w:t>
      </w:r>
      <w:r>
        <w:rPr>
          <w:b/>
          <w:bCs/>
        </w:rPr>
        <w:t>Sign</w:t>
      </w:r>
      <w:r>
        <w:rPr/>
        <w:t xml:space="preserve"> the signature window with an </w:t>
      </w:r>
      <w:del w:id="33" w:author="Balding, William (MARAD)" w:date="2026-03-05T12:52:00Z">
        <w:r>
          <w:rPr/>
          <w:delText>already</w:delText>
        </w:r>
      </w:del>
      <w:r>
        <w:rPr/>
        <w:t xml:space="preserve"> existing signature</w:t>
      </w:r>
      <w:ins w:id="34" w:author="Balding, William (MARAD)" w:date="2026-03-05T12:52:00Z">
        <w:r>
          <w:rPr/>
          <w:t>.</w:t>
        </w:r>
      </w:ins>
      <w:r>
        <w:rPr/>
        <w:t xml:space="preserve"> </w:t>
      </w:r>
      <w:del w:id="35" w:author="Balding, William (MARAD)" w:date="2026-03-05T12:52:00Z">
        <w:r>
          <w:rPr/>
          <w:delText xml:space="preserve">will open, since the user already created and saved the signature. </w:delText>
        </w:r>
      </w:del>
      <w:r>
        <w:rPr/>
        <w:t xml:space="preserve">Enter the PIN and click OK to complete submitting the record update. </w:t>
      </w:r>
    </w:p>
    <w:p>
      <w:pPr>
        <w:pStyle w:val="Normal"/>
        <w:rPr/>
      </w:pPr>
      <w:r>
        <w:rPr/>
      </w:r>
    </w:p>
    <w:p>
      <w:pPr>
        <w:pStyle w:val="Normal"/>
        <w:rPr/>
      </w:pPr>
      <w:r>
        <w:rPr/>
        <w:drawing>
          <wp:inline distT="0" distB="11430" distL="0" distR="0">
            <wp:extent cx="5943600" cy="2426970"/>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1"/>
                    <a:stretch>
                      <a:fillRect/>
                    </a:stretch>
                  </pic:blipFill>
                  <pic:spPr bwMode="auto">
                    <a:xfrm>
                      <a:off x="0" y="0"/>
                      <a:ext cx="5943600" cy="2426970"/>
                    </a:xfrm>
                    <a:prstGeom prst="rect">
                      <a:avLst/>
                    </a:prstGeom>
                  </pic:spPr>
                </pic:pic>
              </a:graphicData>
            </a:graphic>
          </wp:inline>
        </w:drawing>
      </w:r>
    </w:p>
    <w:p>
      <w:pPr>
        <w:pStyle w:val="ListParagraph"/>
        <w:numPr>
          <w:ilvl w:val="0"/>
          <w:numId w:val="2"/>
        </w:numPr>
        <w:spacing w:lineRule="auto" w:line="240" w:before="0" w:after="0"/>
        <w:rPr>
          <w:rFonts w:eastAsia="Times New Roman"/>
        </w:rPr>
      </w:pPr>
      <w:r>
        <w:rPr>
          <w:rFonts w:eastAsia="Times New Roman"/>
        </w:rPr>
        <w:t xml:space="preserve">This is number 9 E-log dashboard MARPOL </w:t>
      </w:r>
      <w:commentRangeStart w:id="2"/>
      <w:r>
        <w:rPr>
          <w:rFonts w:eastAsia="Times New Roman"/>
        </w:rPr>
        <w:t>BOOKS</w:t>
      </w:r>
      <w:r>
        <w:rPr>
          <w:rFonts w:eastAsia="Times New Roman"/>
        </w:rPr>
      </w:r>
      <w:commentRangeEnd w:id="2"/>
      <w:r>
        <w:commentReference w:id="2"/>
      </w:r>
      <w:r>
        <w:rPr>
          <w:rFonts w:eastAsia="Times New Roman"/>
        </w:rPr>
        <w:t xml:space="preserve"> </w:t>
      </w:r>
    </w:p>
    <w:p>
      <w:pPr>
        <w:pStyle w:val="ListParagraph"/>
        <w:spacing w:lineRule="auto" w:line="240" w:before="0" w:after="0"/>
        <w:rPr>
          <w:rFonts w:eastAsia="Times New Roman"/>
        </w:rPr>
      </w:pPr>
      <w:r>
        <w:rPr/>
        <w:drawing>
          <wp:inline distT="0" distB="0" distL="0" distR="0">
            <wp:extent cx="5943600" cy="3491865"/>
            <wp:effectExtent l="0" t="0" r="0" b="0"/>
            <wp:docPr id="1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
                    <pic:cNvPicPr>
                      <a:picLocks noChangeAspect="1" noChangeArrowheads="1"/>
                    </pic:cNvPicPr>
                  </pic:nvPicPr>
                  <pic:blipFill>
                    <a:blip r:embed="rId12"/>
                    <a:stretch>
                      <a:fillRect/>
                    </a:stretch>
                  </pic:blipFill>
                  <pic:spPr bwMode="auto">
                    <a:xfrm>
                      <a:off x="0" y="0"/>
                      <a:ext cx="5943600" cy="3491865"/>
                    </a:xfrm>
                    <a:prstGeom prst="rect">
                      <a:avLst/>
                    </a:prstGeom>
                  </pic:spPr>
                </pic:pic>
              </a:graphicData>
            </a:graphic>
          </wp:inline>
        </w:drawing>
      </w:r>
    </w:p>
    <w:p>
      <w:pPr>
        <w:pStyle w:val="ListParagraph"/>
        <w:spacing w:lineRule="auto" w:line="240" w:before="0" w:after="0"/>
        <w:rPr>
          <w:rFonts w:eastAsia="Times New Roman"/>
        </w:rPr>
      </w:pPr>
      <w:r>
        <w:rPr>
          <w:rFonts w:eastAsia="Times New Roman"/>
        </w:rPr>
      </w:r>
    </w:p>
    <w:p>
      <w:pPr>
        <w:pStyle w:val="ListParagraph"/>
        <w:spacing w:lineRule="auto" w:line="240" w:before="0" w:after="0"/>
        <w:rPr>
          <w:rFonts w:eastAsia="Times New Roman"/>
        </w:rPr>
      </w:pPr>
      <w:r>
        <w:rPr>
          <w:rFonts w:eastAsia="Times New Roman"/>
        </w:rPr>
      </w:r>
    </w:p>
    <w:p>
      <w:pPr>
        <w:pStyle w:val="ListParagraph"/>
        <w:spacing w:lineRule="auto" w:line="240" w:before="0" w:after="0"/>
        <w:rPr>
          <w:rFonts w:eastAsia="Times New Roman"/>
        </w:rPr>
      </w:pPr>
      <w:r>
        <w:rPr/>
        <w:drawing>
          <wp:inline distT="0" distB="0" distL="0" distR="0">
            <wp:extent cx="5943600" cy="3491865"/>
            <wp:effectExtent l="0" t="0" r="0" b="0"/>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3"/>
                    <a:stretch>
                      <a:fillRect/>
                    </a:stretch>
                  </pic:blipFill>
                  <pic:spPr bwMode="auto">
                    <a:xfrm>
                      <a:off x="0" y="0"/>
                      <a:ext cx="5943600" cy="3491865"/>
                    </a:xfrm>
                    <a:prstGeom prst="rect">
                      <a:avLst/>
                    </a:prstGeom>
                  </pic:spPr>
                </pic:pic>
              </a:graphicData>
            </a:graphic>
          </wp:inline>
        </w:drawing>
      </w:r>
    </w:p>
    <w:p>
      <w:pPr>
        <w:pStyle w:val="ListParagraph"/>
        <w:spacing w:lineRule="auto" w:line="240" w:before="0" w:after="0"/>
        <w:rPr>
          <w:rFonts w:eastAsia="Times New Roman"/>
        </w:rPr>
      </w:pPr>
      <w:r>
        <w:rPr>
          <w:rFonts w:eastAsia="Times New Roman"/>
        </w:rPr>
      </w:r>
    </w:p>
    <w:p>
      <w:pPr>
        <w:pStyle w:val="ListParagraph"/>
        <w:spacing w:lineRule="auto" w:line="240" w:before="0" w:after="0"/>
        <w:rPr>
          <w:rFonts w:eastAsia="Times New Roman"/>
        </w:rPr>
      </w:pPr>
      <w:r>
        <w:rPr>
          <w:rFonts w:eastAsia="Times New Roman"/>
        </w:rPr>
      </w:r>
    </w:p>
    <w:p>
      <w:pPr>
        <w:pStyle w:val="ListParagraph"/>
        <w:spacing w:lineRule="auto" w:line="240" w:before="0" w:after="0"/>
        <w:rPr>
          <w:rFonts w:eastAsia="Times New Roman"/>
        </w:rPr>
      </w:pPr>
      <w:r>
        <w:rPr>
          <w:rFonts w:eastAsia="Times New Roman"/>
        </w:rPr>
      </w:r>
    </w:p>
    <w:p>
      <w:pPr>
        <w:pStyle w:val="ListParagraph"/>
        <w:numPr>
          <w:ilvl w:val="0"/>
          <w:numId w:val="2"/>
        </w:numPr>
        <w:spacing w:lineRule="auto" w:line="240" w:before="0" w:after="0"/>
        <w:rPr>
          <w:rFonts w:eastAsia="Times New Roman"/>
        </w:rPr>
      </w:pPr>
      <w:r>
        <w:rPr>
          <w:rFonts w:eastAsia="Times New Roman"/>
        </w:rPr>
        <w:t>This is the Input Data Selection page/action operation page</w:t>
      </w:r>
    </w:p>
    <w:p>
      <w:pPr>
        <w:pStyle w:val="ListParagraph"/>
        <w:numPr>
          <w:ilvl w:val="0"/>
          <w:numId w:val="3"/>
        </w:numPr>
        <w:spacing w:lineRule="auto" w:line="240" w:before="0" w:after="0"/>
        <w:rPr>
          <w:rFonts w:eastAsia="Times New Roman"/>
        </w:rPr>
      </w:pPr>
      <w:r>
        <w:rPr>
          <w:rFonts w:eastAsia="Times New Roman"/>
        </w:rPr>
        <w:t>From the dashboard page please select the OIL RECORD BOOK PART1</w:t>
      </w:r>
    </w:p>
    <w:p>
      <w:pPr>
        <w:pStyle w:val="ListParagraph"/>
        <w:spacing w:lineRule="auto" w:line="240" w:before="0" w:after="0"/>
        <w:rPr>
          <w:rFonts w:eastAsia="Times New Roman"/>
        </w:rPr>
      </w:pPr>
      <w:r>
        <w:rPr>
          <w:rFonts w:eastAsia="Times New Roman"/>
        </w:rPr>
      </w:r>
    </w:p>
    <w:p>
      <w:pPr>
        <w:pStyle w:val="ListParagraph"/>
        <w:spacing w:lineRule="auto" w:line="240" w:before="0" w:after="0"/>
        <w:rPr>
          <w:rFonts w:eastAsia="Times New Roman"/>
        </w:rPr>
      </w:pPr>
      <w:r>
        <w:rPr/>
        <w:drawing>
          <wp:inline distT="0" distB="0" distL="0" distR="0">
            <wp:extent cx="5943600" cy="3491865"/>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14"/>
                    <a:stretch>
                      <a:fillRect/>
                    </a:stretch>
                  </pic:blipFill>
                  <pic:spPr bwMode="auto">
                    <a:xfrm>
                      <a:off x="0" y="0"/>
                      <a:ext cx="5943600" cy="3491865"/>
                    </a:xfrm>
                    <a:prstGeom prst="rect">
                      <a:avLst/>
                    </a:prstGeom>
                  </pic:spPr>
                </pic:pic>
              </a:graphicData>
            </a:graphic>
          </wp:inline>
        </w:drawing>
      </w:r>
    </w:p>
    <w:p>
      <w:pPr>
        <w:pStyle w:val="ListParagraph"/>
        <w:spacing w:lineRule="auto" w:line="240" w:before="0" w:after="0"/>
        <w:rPr>
          <w:rFonts w:eastAsia="Times New Roman"/>
        </w:rPr>
      </w:pPr>
      <w:r>
        <w:rPr/>
        <w:drawing>
          <wp:inline distT="0" distB="1905" distL="0" distR="0">
            <wp:extent cx="5915025" cy="3503295"/>
            <wp:effectExtent l="0" t="0" r="0" b="0"/>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15"/>
                    <a:stretch>
                      <a:fillRect/>
                    </a:stretch>
                  </pic:blipFill>
                  <pic:spPr bwMode="auto">
                    <a:xfrm>
                      <a:off x="0" y="0"/>
                      <a:ext cx="5915025" cy="3503295"/>
                    </a:xfrm>
                    <a:prstGeom prst="rect">
                      <a:avLst/>
                    </a:prstGeom>
                  </pic:spPr>
                </pic:pic>
              </a:graphicData>
            </a:graphic>
          </wp:inline>
        </w:drawing>
      </w:r>
    </w:p>
    <w:p>
      <w:pPr>
        <w:pStyle w:val="Normal"/>
        <w:rPr/>
      </w:pPr>
      <w:r>
        <w:rPr/>
      </w:r>
    </w:p>
    <w:p>
      <w:pPr>
        <w:pStyle w:val="Normal"/>
        <w:rPr/>
      </w:pPr>
      <w:r>
        <w:rPr/>
        <w:t xml:space="preserve">                              </w:t>
      </w:r>
    </w:p>
    <w:p>
      <w:pPr>
        <w:pStyle w:val="ListParagraph"/>
        <w:numPr>
          <w:ilvl w:val="0"/>
          <w:numId w:val="2"/>
        </w:numPr>
        <w:rPr/>
      </w:pPr>
      <w:r>
        <w:rPr/>
        <w:t>This is the oil record book dashboard</w:t>
      </w:r>
      <w:ins w:id="36" w:author="Balding, William (MARAD)" w:date="2026-03-05T13:08:00Z">
        <w:r>
          <w:rPr/>
          <w:t>.</w:t>
        </w:r>
      </w:ins>
      <w:r>
        <w:rPr/>
        <w:t xml:space="preserve"> The</w:t>
      </w:r>
      <w:del w:id="37" w:author="Balding, William (MARAD)" w:date="2026-03-05T13:09:00Z">
        <w:r>
          <w:rPr/>
          <w:delText>se are</w:delText>
        </w:r>
      </w:del>
      <w:r>
        <w:rPr/>
        <w:t xml:space="preserve"> icons</w:t>
      </w:r>
      <w:ins w:id="38" w:author="Balding, William (MARAD)" w:date="2026-03-05T13:09:00Z">
        <w:r>
          <w:rPr/>
          <w:t xml:space="preserve"> are active, you click on them for making log entries as needed.</w:t>
        </w:r>
      </w:ins>
      <w:del w:id="39" w:author="Balding, William (MARAD)" w:date="2026-03-05T13:09:00Z">
        <w:r>
          <w:rPr/>
          <w:delText xml:space="preserve"> - action that you can take to enter your entry logs for your specific needs</w:delText>
        </w:r>
      </w:del>
      <w:commentRangeStart w:id="4"/>
      <w:r>
        <w:rPr/>
        <w:commentReference w:id="3"/>
      </w:r>
      <w:del w:id="40" w:author="Balding, William (MARAD)" w:date="2026-03-05T13:09:00Z">
        <w:commentRangeEnd w:id="4"/>
        <w:r>
          <w:commentReference w:id="4"/>
        </w:r>
        <w:r>
          <w:rPr/>
          <w:delText>.</w:delText>
        </w:r>
      </w:del>
    </w:p>
    <w:p>
      <w:pPr>
        <w:pStyle w:val="ListParagraph"/>
        <w:rPr/>
      </w:pPr>
      <w:del w:id="41" w:author="Balding, William (MARAD)" w:date="2026-03-05T13:11:00Z">
        <w:r>
          <w:rPr/>
          <w:delText xml:space="preserve">First thing </w:delText>
        </w:r>
      </w:del>
      <w:ins w:id="42" w:author="Balding, William (MARAD)" w:date="2026-03-05T13:11:00Z">
        <w:r>
          <w:rPr/>
          <w:t>C</w:t>
        </w:r>
      </w:ins>
      <w:del w:id="43" w:author="Balding, William (MARAD)" w:date="2026-03-05T13:11:00Z">
        <w:r>
          <w:rPr/>
          <w:delText>c</w:delText>
        </w:r>
      </w:del>
      <w:r>
        <w:rPr/>
        <w:t xml:space="preserve">lick on the create + button to record your daily </w:t>
      </w:r>
      <w:commentRangeStart w:id="5"/>
      <w:r>
        <w:rPr/>
        <w:t>entries</w:t>
      </w:r>
      <w:r>
        <w:rPr/>
      </w:r>
      <w:commentRangeEnd w:id="5"/>
      <w:r>
        <w:commentReference w:id="5"/>
      </w:r>
      <w:r>
        <w:rPr/>
        <w:t>.</w:t>
      </w:r>
    </w:p>
    <w:p>
      <w:pPr>
        <w:pStyle w:val="Normal"/>
        <w:rPr/>
      </w:pPr>
      <w:r>
        <w:rPr/>
        <w:drawing>
          <wp:inline distT="0" distB="9525" distL="0" distR="9525">
            <wp:extent cx="6524625" cy="3705225"/>
            <wp:effectExtent l="0" t="0" r="0" b="0"/>
            <wp:docPr id="1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pic:cNvPicPr>
                      <a:picLocks noChangeAspect="1" noChangeArrowheads="1"/>
                    </pic:cNvPicPr>
                  </pic:nvPicPr>
                  <pic:blipFill>
                    <a:blip r:embed="rId16"/>
                    <a:stretch>
                      <a:fillRect/>
                    </a:stretch>
                  </pic:blipFill>
                  <pic:spPr bwMode="auto">
                    <a:xfrm>
                      <a:off x="0" y="0"/>
                      <a:ext cx="6524625" cy="3705225"/>
                    </a:xfrm>
                    <a:prstGeom prst="rect">
                      <a:avLst/>
                    </a:prstGeom>
                  </pic:spPr>
                </pic:pic>
              </a:graphicData>
            </a:graphic>
          </wp:inline>
        </w:drawing>
      </w:r>
    </w:p>
    <w:p>
      <w:pPr>
        <w:pStyle w:val="ListParagraph"/>
        <w:numPr>
          <w:ilvl w:val="0"/>
          <w:numId w:val="2"/>
        </w:numPr>
        <w:rPr/>
      </w:pPr>
      <w:r>
        <w:rPr/>
        <w:t xml:space="preserve">Clicking on the create + button will take you here to this page, </w:t>
      </w:r>
      <w:del w:id="44" w:author="Balding, William (MARAD)" w:date="2026-03-05T13:27:00Z">
        <w:r>
          <w:rPr/>
          <w:delText xml:space="preserve">to </w:delText>
        </w:r>
      </w:del>
      <w:r>
        <w:rPr/>
        <w:t xml:space="preserve">the Oil record book </w:t>
      </w:r>
      <w:commentRangeStart w:id="6"/>
      <w:r>
        <w:rPr/>
        <w:t>template</w:t>
      </w:r>
      <w:r>
        <w:rPr/>
      </w:r>
      <w:commentRangeEnd w:id="6"/>
      <w:r>
        <w:commentReference w:id="6"/>
      </w:r>
      <w:r>
        <w:rPr/>
        <w:t xml:space="preserve">: </w:t>
      </w:r>
      <w:del w:id="45" w:author="Balding, William (MARAD)" w:date="2026-03-05T13:28:00Z">
        <w:r>
          <w:rPr/>
          <w:delText>Please ensure you that all titled</w:delText>
        </w:r>
      </w:del>
      <w:ins w:id="46" w:author="Balding, William (MARAD)" w:date="2026-03-05T13:28:00Z">
        <w:r>
          <w:rPr/>
          <w:t>E</w:t>
        </w:r>
      </w:ins>
      <w:del w:id="47" w:author="Balding, William (MARAD)" w:date="2026-03-05T13:28:00Z">
        <w:r>
          <w:rPr/>
          <w:delText xml:space="preserve"> e</w:delText>
        </w:r>
      </w:del>
      <w:r>
        <w:rPr/>
        <w:t xml:space="preserve">ntries </w:t>
      </w:r>
      <w:del w:id="48" w:author="Balding, William (MARAD)" w:date="2026-03-05T13:28:00Z">
        <w:r>
          <w:rPr/>
          <w:delText xml:space="preserve">that are </w:delText>
        </w:r>
      </w:del>
      <w:r>
        <w:rPr/>
        <w:t xml:space="preserve">underlined in red </w:t>
      </w:r>
      <w:ins w:id="49" w:author="Balding, William (MARAD)" w:date="2026-03-05T13:13:00Z">
        <w:r>
          <w:rPr/>
          <w:t>are mandatory and must</w:t>
        </w:r>
      </w:ins>
      <w:del w:id="50" w:author="Balding, William (MARAD)" w:date="2026-03-05T13:13:00Z">
        <w:r>
          <w:rPr/>
          <w:delText xml:space="preserve"> has to</w:delText>
        </w:r>
      </w:del>
      <w:r>
        <w:rPr/>
        <w:t xml:space="preserve"> be completed </w:t>
      </w:r>
      <w:del w:id="51" w:author="Balding, William (MARAD)" w:date="2026-03-05T13:13:00Z">
        <w:r>
          <w:rPr/>
          <w:delText>i</w:delText>
        </w:r>
      </w:del>
      <w:del w:id="52" w:author="Balding, William (MARAD)" w:date="2026-03-05T13:14:00Z">
        <w:r>
          <w:rPr/>
          <w:delText xml:space="preserve">n order </w:delText>
        </w:r>
      </w:del>
      <w:r>
        <w:rPr/>
        <w:t xml:space="preserve">for </w:t>
      </w:r>
      <w:del w:id="53" w:author="Balding, William (MARAD)" w:date="2026-03-05T13:29:00Z">
        <w:r>
          <w:rPr/>
          <w:delText>the record</w:delText>
        </w:r>
      </w:del>
      <w:r>
        <w:rPr/>
        <w:t xml:space="preserve"> </w:t>
      </w:r>
      <w:ins w:id="54" w:author="Balding, William (MARAD)" w:date="2026-03-05T13:14:00Z">
        <w:r>
          <w:rPr/>
          <w:t>submission</w:t>
        </w:r>
      </w:ins>
      <w:ins w:id="55" w:author="Balding, William (MARAD)" w:date="2026-03-05T13:29:00Z">
        <w:r>
          <w:rPr/>
          <w:t xml:space="preserve"> of the E Log record</w:t>
        </w:r>
      </w:ins>
      <w:ins w:id="56" w:author="Balding, William (MARAD)" w:date="2026-03-05T13:14:00Z">
        <w:r>
          <w:rPr/>
          <w:t>.</w:t>
        </w:r>
      </w:ins>
      <w:del w:id="57" w:author="Balding, William (MARAD)" w:date="2026-03-05T13:14:00Z">
        <w:r>
          <w:rPr/>
          <w:delText>to be submitted</w:delText>
        </w:r>
      </w:del>
      <w:r>
        <w:rPr/>
        <w:t>.</w:t>
      </w:r>
    </w:p>
    <w:p>
      <w:pPr>
        <w:pStyle w:val="ListParagraph"/>
        <w:spacing w:lineRule="auto" w:line="240" w:before="0" w:after="0"/>
        <w:rPr>
          <w:rFonts w:eastAsia="Times New Roman"/>
          <w:color w:val="1F497D"/>
          <w:sz w:val="24"/>
          <w:szCs w:val="24"/>
        </w:rPr>
      </w:pPr>
      <w:r>
        <w:rPr>
          <w:color w:val="1F497D"/>
          <w:sz w:val="24"/>
          <w:szCs w:val="24"/>
        </w:rPr>
      </w:r>
    </w:p>
    <w:p>
      <w:pPr>
        <w:pStyle w:val="ListParagraph"/>
        <w:spacing w:lineRule="auto" w:line="240" w:before="0" w:after="0"/>
        <w:rPr>
          <w:rFonts w:eastAsia="Times New Roman"/>
          <w:color w:val="1F497D"/>
          <w:sz w:val="24"/>
          <w:szCs w:val="24"/>
        </w:rPr>
      </w:pPr>
      <w:r>
        <w:rPr>
          <w:color w:val="1F497D"/>
          <w:sz w:val="24"/>
          <w:szCs w:val="24"/>
        </w:rPr>
      </w:r>
    </w:p>
    <w:p>
      <w:pPr>
        <w:pStyle w:val="ListParagraph"/>
        <w:spacing w:lineRule="auto" w:line="240" w:before="0" w:after="0"/>
        <w:ind w:hanging="0"/>
        <w:rPr>
          <w:color w:val="1F497D"/>
          <w:sz w:val="24"/>
          <w:szCs w:val="24"/>
        </w:rPr>
      </w:pPr>
      <w:r>
        <w:rPr>
          <w:rFonts w:eastAsia="Times New Roman"/>
          <w:color w:val="1F497D"/>
          <w:sz w:val="24"/>
          <w:szCs w:val="24"/>
        </w:rPr>
        <w:t>Machinery Space Operations</w:t>
      </w:r>
    </w:p>
    <w:p>
      <w:pPr>
        <w:pStyle w:val="ListParagraph"/>
        <w:spacing w:lineRule="auto" w:line="240" w:before="0" w:after="0"/>
        <w:ind w:hanging="0"/>
        <w:rPr>
          <w:color w:val="1F497D"/>
          <w:sz w:val="24"/>
          <w:szCs w:val="24"/>
        </w:rPr>
      </w:pPr>
      <w:r>
        <w:rPr>
          <w:rFonts w:eastAsia="Times New Roman"/>
          <w:color w:val="1F497D"/>
          <w:sz w:val="24"/>
          <w:szCs w:val="24"/>
        </w:rPr>
        <w:t>Create</w:t>
      </w:r>
    </w:p>
    <w:p>
      <w:pPr>
        <w:pStyle w:val="ListParagraph"/>
        <w:spacing w:lineRule="auto" w:line="240" w:before="0" w:after="0"/>
        <w:rPr>
          <w:rFonts w:eastAsia="Times New Roman"/>
        </w:rPr>
      </w:pPr>
      <w:r>
        <w:rPr>
          <w:color w:val="1F497D"/>
          <w:sz w:val="24"/>
          <w:szCs w:val="24"/>
        </w:rPr>
      </w:r>
    </w:p>
    <w:p>
      <w:pPr>
        <w:pStyle w:val="ListParagraph"/>
        <w:ind w:hanging="0"/>
        <w:rPr/>
      </w:pPr>
      <w:r>
        <w:rPr/>
        <w:t>1. From the Electronic Record Books ( eLogs ) screen (ship level), select the Oil Record Book Part I – Machinery Space Operations Operations.</w:t>
      </w:r>
    </w:p>
    <w:p>
      <w:pPr>
        <w:pStyle w:val="ListParagraph"/>
        <w:ind w:hanging="0"/>
        <w:rPr/>
      </w:pPr>
      <w:r>
        <w:rPr/>
      </w:r>
    </w:p>
    <w:p>
      <w:pPr>
        <w:pStyle w:val="ListParagraph"/>
        <w:ind w:hanging="0"/>
        <w:rPr/>
      </w:pPr>
      <w:r>
        <w:rPr/>
        <w:t>2. On the record book menu, select the Create button. The record book’s screen displays.</w:t>
      </w:r>
    </w:p>
    <w:p>
      <w:pPr>
        <w:pStyle w:val="ListParagraph"/>
        <w:ind w:hanging="0"/>
        <w:rPr/>
      </w:pPr>
      <w:r>
        <w:rPr/>
      </w:r>
    </w:p>
    <w:p>
      <w:pPr>
        <w:pStyle w:val="ListParagraph"/>
        <w:ind w:hanging="0"/>
        <w:rPr/>
      </w:pPr>
      <w:r>
        <w:rPr/>
        <w:t>3. Select the appropriate Record Date and Category. The form will populate with additional sections for data entry.</w:t>
      </w:r>
    </w:p>
    <w:p>
      <w:pPr>
        <w:pStyle w:val="ListParagraph"/>
        <w:ind w:hanging="0"/>
        <w:rPr/>
      </w:pPr>
      <w:r>
        <w:rPr/>
      </w:r>
    </w:p>
    <w:p>
      <w:pPr>
        <w:pStyle w:val="ListParagraph"/>
        <w:ind w:hanging="0"/>
        <w:rPr/>
      </w:pPr>
      <w:r>
        <w:rPr/>
      </w:r>
    </w:p>
    <w:p>
      <w:pPr>
        <w:pStyle w:val="ListParagraph"/>
        <w:ind w:hanging="0"/>
        <w:rPr/>
      </w:pPr>
      <w:r>
        <w:rPr/>
        <w:t>Tip! eLogs uses Greenwich Mean Time (GMT) and Local Time (LT) in record detail. The time is entered using military time format. Time entries display in the Preview Record Book Entry, in the exported file and can be found in the print out of the record.</w:t>
      </w:r>
    </w:p>
    <w:p>
      <w:pPr>
        <w:pStyle w:val="ListParagraph"/>
        <w:ind w:hanging="0"/>
        <w:rPr/>
      </w:pPr>
      <w:r>
        <w:rPr/>
      </w:r>
    </w:p>
    <w:p>
      <w:pPr>
        <w:pStyle w:val="ListParagraph"/>
        <w:ind w:hanging="0"/>
        <w:rPr/>
      </w:pPr>
      <w:r>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5943600" cy="3194050"/>
            <wp:effectExtent l="0" t="0" r="0" b="0"/>
            <wp:wrapSquare wrapText="largest"/>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17"/>
                    <a:stretch>
                      <a:fillRect/>
                    </a:stretch>
                  </pic:blipFill>
                  <pic:spPr bwMode="auto">
                    <a:xfrm>
                      <a:off x="0" y="0"/>
                      <a:ext cx="5943600" cy="3194050"/>
                    </a:xfrm>
                    <a:prstGeom prst="rect">
                      <a:avLst/>
                    </a:prstGeom>
                  </pic:spPr>
                </pic:pic>
              </a:graphicData>
            </a:graphic>
          </wp:anchor>
        </w:drawing>
      </w:r>
    </w:p>
    <w:p>
      <w:pPr>
        <w:pStyle w:val="ListParagraph"/>
        <w:ind w:hanging="0"/>
        <w:rPr/>
      </w:pPr>
      <w:r>
        <w:rPr/>
      </w:r>
    </w:p>
    <w:p>
      <w:pPr>
        <w:pStyle w:val="ListParagraph"/>
        <w:ind w:hanging="0"/>
        <w:rPr/>
      </w:pPr>
      <w:r>
        <w:rPr/>
        <w:t>4. Enter the appropriate information in all required fields. Required fields are underlined in red.</w:t>
      </w:r>
    </w:p>
    <w:p>
      <w:pPr>
        <w:pStyle w:val="Normal"/>
        <w:rPr/>
      </w:pPr>
      <w:r>
        <w:rPr/>
        <w:t>5. Optional. For Tank Details, there are three options that can be selected where ballasting was performed: Already Cleaned, Not Cleaned, Performed Cleaning</w:t>
      </w:r>
    </w:p>
    <w:p>
      <w:pPr>
        <w:pStyle w:val="Normal"/>
        <w:rPr/>
      </w:pPr>
      <w:r>
        <w:rP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5943600" cy="3194050"/>
            <wp:effectExtent l="0" t="0" r="0" b="0"/>
            <wp:wrapSquare wrapText="largest"/>
            <wp:docPr id="1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pic:cNvPicPr>
                      <a:picLocks noChangeAspect="1" noChangeArrowheads="1"/>
                    </pic:cNvPicPr>
                  </pic:nvPicPr>
                  <pic:blipFill>
                    <a:blip r:embed="rId18"/>
                    <a:stretch>
                      <a:fillRect/>
                    </a:stretch>
                  </pic:blipFill>
                  <pic:spPr bwMode="auto">
                    <a:xfrm>
                      <a:off x="0" y="0"/>
                      <a:ext cx="5943600" cy="3194050"/>
                    </a:xfrm>
                    <a:prstGeom prst="rect">
                      <a:avLst/>
                    </a:prstGeom>
                  </pic:spPr>
                </pic:pic>
              </a:graphicData>
            </a:graphic>
          </wp:anchor>
        </w:drawing>
      </w:r>
    </w:p>
    <w:p>
      <w:pPr>
        <w:pStyle w:val="Normal"/>
        <w:rPr/>
      </w:pPr>
      <w:r>
        <w:rPr/>
      </w:r>
    </w:p>
    <w:p>
      <w:pPr>
        <w:pStyle w:val="Normal"/>
        <w:rPr/>
      </w:pPr>
      <w:r>
        <w:rPr/>
      </w:r>
    </w:p>
    <w:p>
      <w:pPr>
        <w:pStyle w:val="Normal"/>
        <w:rPr/>
      </w:pPr>
      <w:r>
        <w:rPr/>
        <w:t xml:space="preserve">• </w:t>
      </w:r>
      <w:r>
        <w:rPr/>
        <w:t>To view the Vessel’s Last Known Status, click the button located to the top right of the screen just above the Save As Draft button. The Vessel’s Last Known Status dialog will be opened. Click either Vessel’s Operational Status or Engine Status for details.</w:t>
      </w:r>
    </w:p>
    <w:p>
      <w:pPr>
        <w:pStyle w:val="Normal"/>
        <w:rPr/>
      </w:pPr>
      <w:r>
        <w:rPr/>
        <w:t>Tip! This feature can be used on a rig or offshore vessel to view the time and location of the vessel when the logbook is accessed.</w:t>
      </w:r>
    </w:p>
    <w:p>
      <w:pPr>
        <w:pStyle w:val="Normal"/>
        <w:rPr/>
      </w:pPr>
      <w:r>
        <w:rPr/>
      </w:r>
    </w:p>
    <w:p>
      <w:pPr>
        <w:pStyle w:val="Normal"/>
        <w:rPr/>
      </w:pPr>
      <w:r>
        <w:rPr/>
        <w:t>To create a record for ballast or cleaning water discharge from oil fuel tanks, navigate to ”Oil Record Book Part I – Machinery Space Operations”</w:t>
      </w:r>
    </w:p>
    <w:p>
      <w:pPr>
        <w:pStyle w:val="Normal"/>
        <w:rPr/>
      </w:pPr>
      <w: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5943600" cy="2865755"/>
            <wp:effectExtent l="0" t="0" r="0" b="0"/>
            <wp:wrapSquare wrapText="largest"/>
            <wp:docPr id="1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
                    <pic:cNvPicPr>
                      <a:picLocks noChangeAspect="1" noChangeArrowheads="1"/>
                    </pic:cNvPicPr>
                  </pic:nvPicPr>
                  <pic:blipFill>
                    <a:blip r:embed="rId19"/>
                    <a:stretch>
                      <a:fillRect/>
                    </a:stretch>
                  </pic:blipFill>
                  <pic:spPr bwMode="auto">
                    <a:xfrm>
                      <a:off x="0" y="0"/>
                      <a:ext cx="5943600" cy="2865755"/>
                    </a:xfrm>
                    <a:prstGeom prst="rect">
                      <a:avLst/>
                    </a:prstGeom>
                  </pic:spPr>
                </pic:pic>
              </a:graphicData>
            </a:graphic>
          </wp:anchor>
        </w:drawing>
      </w:r>
      <w:r>
        <w:rPr/>
        <w:t>For the Category, select “ (B) Discharge of dirty ballast or cleaning water from oil fuel referred to under section (A)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To create a record for weekly update of residues, navigate to “Oil Record Book Part I –Machinery Space Operations”</w:t>
      </w:r>
    </w:p>
    <w:p>
      <w:pPr>
        <w:pStyle w:val="Normal"/>
        <w:rPr/>
      </w:pPr>
      <w:r>
        <w:drawing>
          <wp:anchor behindDoc="0" distT="0" distB="0" distL="0" distR="0" simplePos="0" locked="0" layoutInCell="1" allowOverlap="1" relativeHeight="19">
            <wp:simplePos x="0" y="0"/>
            <wp:positionH relativeFrom="column">
              <wp:align>center</wp:align>
            </wp:positionH>
            <wp:positionV relativeFrom="paragraph">
              <wp:posOffset>635</wp:posOffset>
            </wp:positionV>
            <wp:extent cx="5943600" cy="2865755"/>
            <wp:effectExtent l="0" t="0" r="0" b="0"/>
            <wp:wrapSquare wrapText="largest"/>
            <wp:docPr id="1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
                    <pic:cNvPicPr>
                      <a:picLocks noChangeAspect="1" noChangeArrowheads="1"/>
                    </pic:cNvPicPr>
                  </pic:nvPicPr>
                  <pic:blipFill>
                    <a:blip r:embed="rId20"/>
                    <a:stretch>
                      <a:fillRect/>
                    </a:stretch>
                  </pic:blipFill>
                  <pic:spPr bwMode="auto">
                    <a:xfrm>
                      <a:off x="0" y="0"/>
                      <a:ext cx="5943600" cy="2865755"/>
                    </a:xfrm>
                    <a:prstGeom prst="rect">
                      <a:avLst/>
                    </a:prstGeom>
                  </pic:spPr>
                </pic:pic>
              </a:graphicData>
            </a:graphic>
          </wp:anchor>
        </w:drawing>
      </w:r>
      <w:r>
        <w:rPr/>
        <w:t>For the Category, select “(C) Collections, transfer, and disposal of oil residues ”. Then select “Weekly Update of Oil Residues”.</w:t>
      </w:r>
    </w:p>
    <w:p>
      <w:pPr>
        <w:pStyle w:val="Normal"/>
        <w:rPr/>
      </w:pPr>
      <w:r>
        <w:rPr/>
      </w:r>
    </w:p>
    <w:p>
      <w:pPr>
        <w:pStyle w:val="Normal"/>
        <w:rPr/>
      </w:pPr>
      <w:r>
        <w:rPr/>
        <w:t>To create a record for non-automatic water discharge, navigate to “Oil Record Book Part I – Machinery Space Operations”</w:t>
      </w:r>
    </w:p>
    <w:p>
      <w:pPr>
        <w:pStyle w:val="Normal"/>
        <w:rPr/>
      </w:pPr>
      <w:r>
        <w:rPr/>
        <w:drawing>
          <wp:anchor behindDoc="0" distT="0" distB="0" distL="0" distR="0" simplePos="0" locked="0" layoutInCell="1" allowOverlap="1" relativeHeight="20">
            <wp:simplePos x="0" y="0"/>
            <wp:positionH relativeFrom="column">
              <wp:align>center</wp:align>
            </wp:positionH>
            <wp:positionV relativeFrom="paragraph">
              <wp:posOffset>635</wp:posOffset>
            </wp:positionV>
            <wp:extent cx="5943600" cy="2767965"/>
            <wp:effectExtent l="0" t="0" r="0" b="0"/>
            <wp:wrapSquare wrapText="largest"/>
            <wp:docPr id="1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
                    <pic:cNvPicPr>
                      <a:picLocks noChangeAspect="1" noChangeArrowheads="1"/>
                    </pic:cNvPicPr>
                  </pic:nvPicPr>
                  <pic:blipFill>
                    <a:blip r:embed="rId21"/>
                    <a:stretch>
                      <a:fillRect/>
                    </a:stretch>
                  </pic:blipFill>
                  <pic:spPr bwMode="auto">
                    <a:xfrm>
                      <a:off x="0" y="0"/>
                      <a:ext cx="5943600" cy="2767965"/>
                    </a:xfrm>
                    <a:prstGeom prst="rect">
                      <a:avLst/>
                    </a:prstGeom>
                  </pic:spPr>
                </pic:pic>
              </a:graphicData>
            </a:graphic>
          </wp:anchor>
        </w:drawing>
      </w:r>
    </w:p>
    <w:p>
      <w:pPr>
        <w:pStyle w:val="Normal"/>
        <w:rPr/>
      </w:pPr>
      <w:r>
        <w:rPr/>
        <w:t>For the Category, select “(D) Non-automatic discharge overboard or disposal otherwise of bilge water”.</w:t>
      </w:r>
    </w:p>
    <w:p>
      <w:pPr>
        <w:pStyle w:val="Normal"/>
        <w:rPr/>
      </w:pPr>
      <w:r>
        <w:rPr/>
      </w:r>
    </w:p>
    <w:p>
      <w:pPr>
        <w:pStyle w:val="Normal"/>
        <w:rPr/>
      </w:pPr>
      <w:r>
        <w:rPr/>
        <w:t>To create a record for automatic water discharge, navigate to “Oil Record Book Part I – Machinery Space Operations”</w:t>
      </w:r>
    </w:p>
    <w:p>
      <w:pPr>
        <w:pStyle w:val="Normal"/>
        <w:rPr/>
      </w:pPr>
      <w:r>
        <w:rPr/>
        <w:drawing>
          <wp:anchor behindDoc="0" distT="0" distB="0" distL="0" distR="0" simplePos="0" locked="0" layoutInCell="1" allowOverlap="1" relativeHeight="21">
            <wp:simplePos x="0" y="0"/>
            <wp:positionH relativeFrom="column">
              <wp:align>center</wp:align>
            </wp:positionH>
            <wp:positionV relativeFrom="paragraph">
              <wp:posOffset>635</wp:posOffset>
            </wp:positionV>
            <wp:extent cx="5943600" cy="2871470"/>
            <wp:effectExtent l="0" t="0" r="0" b="0"/>
            <wp:wrapSquare wrapText="largest"/>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22"/>
                    <a:stretch>
                      <a:fillRect/>
                    </a:stretch>
                  </pic:blipFill>
                  <pic:spPr bwMode="auto">
                    <a:xfrm>
                      <a:off x="0" y="0"/>
                      <a:ext cx="5943600" cy="2871470"/>
                    </a:xfrm>
                    <a:prstGeom prst="rect">
                      <a:avLst/>
                    </a:prstGeom>
                  </pic:spPr>
                </pic:pic>
              </a:graphicData>
            </a:graphic>
          </wp:anchor>
        </w:drawing>
      </w:r>
    </w:p>
    <w:p>
      <w:pPr>
        <w:pStyle w:val="Normal"/>
        <w:rPr/>
      </w:pPr>
      <w:r>
        <w:rPr/>
        <w:t>For the Category, select “(E) Automatic discharge overboard or disposal otherwise of bilge water”.</w:t>
      </w:r>
    </w:p>
    <w:p>
      <w:pPr>
        <w:pStyle w:val="Normal"/>
        <w:rPr/>
      </w:pPr>
      <w:r>
        <w:rPr/>
      </w:r>
    </w:p>
    <w:p>
      <w:pPr>
        <w:pStyle w:val="Normal"/>
        <w:rPr/>
      </w:pPr>
      <w:r>
        <w:rPr/>
        <w:t>To create a record for oil filtering equipment condition, navigate to “Oil Record Book Part I – Machinery Space Operations”</w:t>
      </w:r>
    </w:p>
    <w:p>
      <w:pPr>
        <w:pStyle w:val="Normal"/>
        <w:rPr/>
      </w:pPr>
      <w:r>
        <w:rPr/>
        <w:drawing>
          <wp:anchor behindDoc="0" distT="0" distB="0" distL="0" distR="0" simplePos="0" locked="0" layoutInCell="1" allowOverlap="1" relativeHeight="22">
            <wp:simplePos x="0" y="0"/>
            <wp:positionH relativeFrom="column">
              <wp:align>center</wp:align>
            </wp:positionH>
            <wp:positionV relativeFrom="paragraph">
              <wp:posOffset>635</wp:posOffset>
            </wp:positionV>
            <wp:extent cx="5943600" cy="2619375"/>
            <wp:effectExtent l="0" t="0" r="0" b="0"/>
            <wp:wrapSquare wrapText="largest"/>
            <wp:docPr id="2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
                    <pic:cNvPicPr>
                      <a:picLocks noChangeAspect="1" noChangeArrowheads="1"/>
                    </pic:cNvPicPr>
                  </pic:nvPicPr>
                  <pic:blipFill>
                    <a:blip r:embed="rId23"/>
                    <a:stretch>
                      <a:fillRect/>
                    </a:stretch>
                  </pic:blipFill>
                  <pic:spPr bwMode="auto">
                    <a:xfrm>
                      <a:off x="0" y="0"/>
                      <a:ext cx="5943600" cy="2619375"/>
                    </a:xfrm>
                    <a:prstGeom prst="rect">
                      <a:avLst/>
                    </a:prstGeom>
                  </pic:spPr>
                </pic:pic>
              </a:graphicData>
            </a:graphic>
          </wp:anchor>
        </w:drawing>
      </w:r>
    </w:p>
    <w:p>
      <w:pPr>
        <w:pStyle w:val="Normal"/>
        <w:rPr/>
      </w:pPr>
      <w:r>
        <w:rPr/>
        <w:t>For the Category, select “(F) Condition of the oil filtering equipment”.</w:t>
      </w:r>
    </w:p>
    <w:p>
      <w:pPr>
        <w:pStyle w:val="Normal"/>
        <w:rPr/>
      </w:pPr>
      <w:r>
        <w:rPr/>
      </w:r>
    </w:p>
    <w:p>
      <w:pPr>
        <w:pStyle w:val="Normal"/>
        <w:rPr/>
      </w:pPr>
      <w:r>
        <w:rPr/>
      </w:r>
    </w:p>
    <w:p>
      <w:pPr>
        <w:pStyle w:val="Normal"/>
        <w:rPr/>
      </w:pPr>
      <w:r>
        <w:rPr/>
        <w:t>To create a record for oil discharges, navigate to “Oil Record Book Part I – MachinerySpace Operations”</w:t>
      </w:r>
    </w:p>
    <w:p>
      <w:pPr>
        <w:pStyle w:val="Normal"/>
        <w:rPr/>
      </w:pPr>
      <w:r>
        <w:rPr/>
        <w:drawing>
          <wp:anchor behindDoc="0" distT="0" distB="0" distL="0" distR="0" simplePos="0" locked="0" layoutInCell="1" allowOverlap="1" relativeHeight="23">
            <wp:simplePos x="0" y="0"/>
            <wp:positionH relativeFrom="column">
              <wp:align>center</wp:align>
            </wp:positionH>
            <wp:positionV relativeFrom="paragraph">
              <wp:posOffset>635</wp:posOffset>
            </wp:positionV>
            <wp:extent cx="5943600" cy="2794635"/>
            <wp:effectExtent l="0" t="0" r="0" b="0"/>
            <wp:wrapSquare wrapText="largest"/>
            <wp:docPr id="2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descr=""/>
                    <pic:cNvPicPr>
                      <a:picLocks noChangeAspect="1" noChangeArrowheads="1"/>
                    </pic:cNvPicPr>
                  </pic:nvPicPr>
                  <pic:blipFill>
                    <a:blip r:embed="rId24"/>
                    <a:stretch>
                      <a:fillRect/>
                    </a:stretch>
                  </pic:blipFill>
                  <pic:spPr bwMode="auto">
                    <a:xfrm>
                      <a:off x="0" y="0"/>
                      <a:ext cx="5943600" cy="2794635"/>
                    </a:xfrm>
                    <a:prstGeom prst="rect">
                      <a:avLst/>
                    </a:prstGeom>
                  </pic:spPr>
                </pic:pic>
              </a:graphicData>
            </a:graphic>
          </wp:anchor>
        </w:drawing>
      </w:r>
    </w:p>
    <w:p>
      <w:pPr>
        <w:pStyle w:val="Normal"/>
        <w:rPr/>
      </w:pPr>
      <w:r>
        <w:rPr/>
        <w:t>For the Category, select “(G) Accidental or other exceptional discharges of oil”.</w:t>
      </w:r>
    </w:p>
    <w:p>
      <w:pPr>
        <w:pStyle w:val="Normal"/>
        <w:rPr/>
      </w:pPr>
      <w:r>
        <w:rPr/>
        <w:t xml:space="preserve">Tip ! You need to enter </w:t>
      </w:r>
      <w:r>
        <w:rPr>
          <w:i/>
          <w:iCs/>
        </w:rPr>
        <w:t>either</w:t>
      </w:r>
      <w:r>
        <w:rPr/>
        <w:t xml:space="preserve"> a port location </w:t>
      </w:r>
      <w:r>
        <w:rPr>
          <w:i/>
          <w:iCs/>
        </w:rPr>
        <w:t>or</w:t>
      </w:r>
      <w:r>
        <w:rPr/>
        <w:t xml:space="preserve"> a latitude/longitude coordinate pair.</w:t>
      </w:r>
    </w:p>
    <w:p>
      <w:pPr>
        <w:pStyle w:val="Normal"/>
        <w:rPr>
          <w:sz w:val="14"/>
          <w:szCs w:val="14"/>
        </w:rPr>
      </w:pPr>
      <w:r>
        <w:rPr>
          <w:sz w:val="14"/>
          <w:szCs w:val="14"/>
        </w:rPr>
      </w:r>
    </w:p>
    <w:p>
      <w:pPr>
        <w:pStyle w:val="Normal"/>
        <w:rPr/>
      </w:pPr>
      <w:r>
        <w:rPr/>
        <w:t>To create a record for bunkering of fuel/lubricating oil, navigate to “Oil Record Book Part I – Machinery Space Operations”</w:t>
      </w:r>
    </w:p>
    <w:p>
      <w:pPr>
        <w:pStyle w:val="Normal"/>
        <w:rPr>
          <w:sz w:val="12"/>
          <w:szCs w:val="12"/>
        </w:rPr>
      </w:pPr>
      <w:r>
        <w:rPr>
          <w:sz w:val="12"/>
          <w:szCs w:val="12"/>
        </w:rPr>
        <w:drawing>
          <wp:anchor behindDoc="0" distT="0" distB="0" distL="0" distR="0" simplePos="0" locked="0" layoutInCell="1" allowOverlap="1" relativeHeight="24">
            <wp:simplePos x="0" y="0"/>
            <wp:positionH relativeFrom="column">
              <wp:align>center</wp:align>
            </wp:positionH>
            <wp:positionV relativeFrom="paragraph">
              <wp:posOffset>635</wp:posOffset>
            </wp:positionV>
            <wp:extent cx="5943600" cy="2814955"/>
            <wp:effectExtent l="0" t="0" r="0" b="0"/>
            <wp:wrapSquare wrapText="largest"/>
            <wp:docPr id="2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descr=""/>
                    <pic:cNvPicPr>
                      <a:picLocks noChangeAspect="1" noChangeArrowheads="1"/>
                    </pic:cNvPicPr>
                  </pic:nvPicPr>
                  <pic:blipFill>
                    <a:blip r:embed="rId25"/>
                    <a:stretch>
                      <a:fillRect/>
                    </a:stretch>
                  </pic:blipFill>
                  <pic:spPr bwMode="auto">
                    <a:xfrm>
                      <a:off x="0" y="0"/>
                      <a:ext cx="5943600" cy="2814955"/>
                    </a:xfrm>
                    <a:prstGeom prst="rect">
                      <a:avLst/>
                    </a:prstGeom>
                  </pic:spPr>
                </pic:pic>
              </a:graphicData>
            </a:graphic>
          </wp:anchor>
        </w:drawing>
      </w:r>
    </w:p>
    <w:p>
      <w:pPr>
        <w:pStyle w:val="Normal"/>
        <w:rPr/>
      </w:pPr>
      <w:r>
        <w:rPr/>
        <w:t>For the Category, select “(H) Bunkering of fuel or bulk lubricating oil”.</w:t>
      </w:r>
    </w:p>
    <w:p>
      <w:pPr>
        <w:pStyle w:val="Normal"/>
        <w:rPr/>
      </w:pPr>
      <w:r>
        <w:rPr/>
        <w:t>The final category is for remarks or operations that do not have their own structured format.</w:t>
      </w:r>
    </w:p>
    <w:p>
      <w:pPr>
        <w:pStyle w:val="Normal"/>
        <w:rPr/>
      </w:pPr>
      <w:r>
        <w:rPr/>
        <w:drawing>
          <wp:anchor behindDoc="0" distT="0" distB="0" distL="0" distR="0" simplePos="0" locked="0" layoutInCell="1" allowOverlap="1" relativeHeight="25">
            <wp:simplePos x="0" y="0"/>
            <wp:positionH relativeFrom="column">
              <wp:align>center</wp:align>
            </wp:positionH>
            <wp:positionV relativeFrom="paragraph">
              <wp:posOffset>635</wp:posOffset>
            </wp:positionV>
            <wp:extent cx="5943600" cy="2251710"/>
            <wp:effectExtent l="0" t="0" r="0" b="0"/>
            <wp:wrapSquare wrapText="largest"/>
            <wp:docPr id="2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descr=""/>
                    <pic:cNvPicPr>
                      <a:picLocks noChangeAspect="1" noChangeArrowheads="1"/>
                    </pic:cNvPicPr>
                  </pic:nvPicPr>
                  <pic:blipFill>
                    <a:blip r:embed="rId26"/>
                    <a:stretch>
                      <a:fillRect/>
                    </a:stretch>
                  </pic:blipFill>
                  <pic:spPr bwMode="auto">
                    <a:xfrm>
                      <a:off x="0" y="0"/>
                      <a:ext cx="5943600" cy="2251710"/>
                    </a:xfrm>
                    <a:prstGeom prst="rect">
                      <a:avLst/>
                    </a:prstGeom>
                  </pic:spPr>
                </pic:pic>
              </a:graphicData>
            </a:graphic>
          </wp:anchor>
        </w:drawing>
      </w:r>
    </w:p>
    <w:p>
      <w:pPr>
        <w:pStyle w:val="Normal"/>
        <w:rPr/>
      </w:pPr>
      <w:r>
        <w:rPr/>
        <w:t>For the Category, select “ (I) Additional operating procedures and general remarks ”.</w:t>
      </w:r>
    </w:p>
    <w:p>
      <w:pPr>
        <w:pStyle w:val="Normal"/>
        <w:rPr/>
      </w:pPr>
      <w:r>
        <w:rPr/>
      </w:r>
    </w:p>
    <w:p>
      <w:pPr>
        <w:pStyle w:val="Normal"/>
        <w:rPr/>
      </w:pPr>
      <w:r>
        <w:rPr/>
        <w:t>6. For all Categories: to add attachments, click the browse to upload hyperlink located in the Attachments section and select the appropriate file. File types that can be attached include PDF , DOCX , XLSX , PNG , JPG , GIF , and BMP .</w:t>
      </w:r>
    </w:p>
    <w:p>
      <w:pPr>
        <w:pStyle w:val="Normal"/>
        <w:rPr/>
      </w:pPr>
      <w:r>
        <w:rPr/>
        <w:t>7. Optional. To save the record book entry as a draft rather than submitting it for approval, in the Preview Record Book Entry section, click the Save as Draft button. Once a record is saved as a draft, the Delete button will appear in the Preview Record Book Entry section.</w:t>
      </w:r>
    </w:p>
    <w:p>
      <w:pPr>
        <w:pStyle w:val="Normal"/>
        <w:rPr/>
      </w:pPr>
      <w:r>
        <w:rPr/>
        <w:t>8. In the Sign section, enter the Officer-In-Charge, Rank, and signature.</w:t>
      </w:r>
    </w:p>
    <w:p>
      <w:pPr>
        <w:pStyle w:val="Normal"/>
        <w:rPr/>
      </w:pPr>
      <w:r>
        <w:rPr/>
        <w:drawing>
          <wp:anchor behindDoc="0" distT="0" distB="0" distL="0" distR="0" simplePos="0" locked="0" layoutInCell="1" allowOverlap="1" relativeHeight="26">
            <wp:simplePos x="0" y="0"/>
            <wp:positionH relativeFrom="column">
              <wp:posOffset>59690</wp:posOffset>
            </wp:positionH>
            <wp:positionV relativeFrom="paragraph">
              <wp:posOffset>635</wp:posOffset>
            </wp:positionV>
            <wp:extent cx="5633720" cy="2134235"/>
            <wp:effectExtent l="0" t="0" r="0" b="0"/>
            <wp:wrapSquare wrapText="largest"/>
            <wp:docPr id="2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descr=""/>
                    <pic:cNvPicPr>
                      <a:picLocks noChangeAspect="1" noChangeArrowheads="1"/>
                    </pic:cNvPicPr>
                  </pic:nvPicPr>
                  <pic:blipFill>
                    <a:blip r:embed="rId27"/>
                    <a:stretch>
                      <a:fillRect/>
                    </a:stretch>
                  </pic:blipFill>
                  <pic:spPr bwMode="auto">
                    <a:xfrm>
                      <a:off x="0" y="0"/>
                      <a:ext cx="5633720" cy="213423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9. From the Preview Record Book Entry section, click the Submit button. An “Enter Your PIN Number” dialog displays.</w:t>
      </w:r>
    </w:p>
    <w:p>
      <w:pPr>
        <w:pStyle w:val="Normal"/>
        <w:spacing w:before="0" w:after="160"/>
        <w:rPr/>
      </w:pPr>
      <w:r>
        <w:rPr/>
        <w:t>10. Enter the appropriate Pin Number and then click “Ok”.</w:t>
      </w:r>
    </w:p>
    <w:sectPr>
      <w:headerReference w:type="default" r:id="rId28"/>
      <w:type w:val="nextPage"/>
      <w:pgSz w:w="12240" w:h="15840"/>
      <w:pgMar w:left="1440" w:right="1440" w:header="720" w:top="1440" w:footer="0" w:bottom="1440" w:gutter="0"/>
      <w:pgNumType w:fmt="decimal"/>
      <w:formProt w:val="false"/>
      <w:textDirection w:val="lrTb"/>
      <w:docGrid w:type="default" w:linePitch="360" w:charSpace="4294965247"/>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Balding, William (MARAD)" w:date="2026-03-05T12:19:00Z" w:initials="WB">
    <w:p>
      <w:r>
        <w:rPr>
          <w:rFonts w:ascii="Liberation Serif" w:hAnsi="Liberation Serif" w:eastAsia="DejaVu Sans" w:cs="DejaVu Sans"/>
          <w:sz w:val="24"/>
          <w:szCs w:val="24"/>
          <w:lang w:val="en-US" w:eastAsia="en-US" w:bidi="en-US"/>
        </w:rPr>
        <w:t>List th two log in options sequentially; i.e. 1.  and the 2.  Than, For purposes of this guide we will use the first option with following steps:</w:t>
      </w:r>
    </w:p>
  </w:comment>
  <w:comment w:id="1" w:author="Balding, William (MARAD)" w:date="2026-03-05T12:31:00Z" w:initials="WB">
    <w:p>
      <w:r>
        <w:rPr>
          <w:rFonts w:ascii="Liberation Serif" w:hAnsi="Liberation Serif" w:eastAsia="DejaVu Sans" w:cs="DejaVu Sans"/>
          <w:sz w:val="24"/>
          <w:szCs w:val="24"/>
          <w:lang w:val="en-US" w:eastAsia="en-US" w:bidi="en-US"/>
        </w:rPr>
        <w:t>Move this paragraph under #1. above.</w:t>
      </w:r>
    </w:p>
  </w:comment>
  <w:comment w:id="2" w:author="Balding, William (MARAD)" w:date="2026-03-05T12:53:00Z" w:initials="WB">
    <w:p>
      <w:r>
        <w:rPr>
          <w:rFonts w:ascii="Liberation Serif" w:hAnsi="Liberation Serif" w:eastAsia="DejaVu Sans" w:cs="DejaVu Sans"/>
          <w:sz w:val="24"/>
          <w:szCs w:val="24"/>
          <w:lang w:val="en-US" w:eastAsia="en-US" w:bidi="en-US"/>
        </w:rPr>
        <w:t>This needs to be moved to next page?</w:t>
      </w:r>
    </w:p>
  </w:comment>
  <w:comment w:id="3" w:author="Balding, William (MARAD)" w:date="2026-03-05T13:10:00Z" w:initials="WB">
    <w:p>
      <w:r>
        <w:rPr>
          <w:rFonts w:ascii="Liberation Serif" w:hAnsi="Liberation Serif" w:eastAsia="DejaVu Sans" w:cs="DejaVu Sans"/>
          <w:sz w:val="24"/>
          <w:szCs w:val="24"/>
          <w:lang w:val="en-US" w:eastAsia="en-US" w:bidi="en-US"/>
        </w:rPr>
        <w:t>This line goes above the screen shot of all the buttons.</w:t>
      </w:r>
    </w:p>
  </w:comment>
  <w:comment w:id="5" w:author="Balding, William (MARAD)" w:date="2026-03-05T13:13:00Z" w:initials="WB">
    <w:p>
      <w:r>
        <w:rPr>
          <w:rFonts w:ascii="Liberation Serif" w:hAnsi="Liberation Serif" w:eastAsia="DejaVu Sans" w:cs="DejaVu Sans"/>
          <w:sz w:val="24"/>
          <w:szCs w:val="24"/>
          <w:lang w:val="en-US" w:eastAsia="en-US" w:bidi="en-US"/>
        </w:rPr>
        <w:t>Highlight the “create+” button as you did with the Account Settings icon above.</w:t>
      </w:r>
    </w:p>
  </w:comment>
  <w:comment w:id="6" w:author="Balding, William (MARAD)" w:date="2026-03-05T13:30:00Z" w:initials="WB">
    <w:p>
      <w:r>
        <w:rPr>
          <w:rFonts w:ascii="Liberation Serif" w:hAnsi="Liberation Serif" w:eastAsia="DejaVu Sans" w:cs="DejaVu Sans"/>
          <w:sz w:val="24"/>
          <w:szCs w:val="24"/>
          <w:lang w:val="en-US" w:eastAsia="en-US" w:bidi="en-US"/>
        </w:rPr>
        <w:t>This should follow 11. above, the picture below the text.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b/>
        <w:b/>
        <w:bCs/>
        <w:sz w:val="48"/>
        <w:szCs w:val="48"/>
      </w:rPr>
    </w:pPr>
    <w:r>
      <w:rPr>
        <w:b/>
        <w:bCs/>
        <w:sz w:val="48"/>
        <w:szCs w:val="48"/>
      </w:rPr>
      <w:t>OIL RECORD BOOK USERS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Fonts w:cs="Courier New"/>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Fonts w:cs="Courier New"/>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Fonts w:cs="Courier New"/>
      </w:rPr>
    </w:lvl>
    <w:lvl w:ilvl="8">
      <w:start w:val="1"/>
      <w:numFmt w:val="bullet"/>
      <w:lvlText w:val=""/>
      <w:lvlJc w:val="left"/>
      <w:pPr>
        <w:ind w:left="7200" w:hanging="360"/>
      </w:pPr>
      <w:rPr>
        <w:rFonts w:ascii="Wingdings" w:hAnsi="Wingdings" w:cs="Wingdings" w:hint="default"/>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2"/>
        <w:szCs w:val="22"/>
        <w:lang w:val="en-US"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sz w:val="22"/>
      <w:szCs w:val="22"/>
      <w:lang w:val="en-US" w:eastAsia="en-US" w:bidi="ar-SA"/>
      <w14:ligatures w14:val="standardContextual"/>
    </w:rPr>
  </w:style>
  <w:style w:type="paragraph" w:styleId="Heading1">
    <w:name w:val="Heading 1"/>
    <w:basedOn w:val="Normal"/>
    <w:next w:val="Normal"/>
    <w:link w:val="Heading1Char"/>
    <w:uiPriority w:val="9"/>
    <w:qFormat/>
    <w:rsid w:val="009929ff"/>
    <w:pPr>
      <w:keepNext/>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9929ff"/>
    <w:pPr>
      <w:keepNext/>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9929ff"/>
    <w:pPr>
      <w:keepNext/>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9929ff"/>
    <w:pPr>
      <w:keepNext/>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9929ff"/>
    <w:pPr>
      <w:keepNext/>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9929ff"/>
    <w:pPr>
      <w:keepNext/>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9929ff"/>
    <w:pPr>
      <w:keepNext/>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9929ff"/>
    <w:pPr>
      <w:keepNext/>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9929ff"/>
    <w:pPr>
      <w:keepNext/>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929ff"/>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9929ff"/>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9929ff"/>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9929ff"/>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9929ff"/>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9929ff"/>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9929ff"/>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9929ff"/>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9929ff"/>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9929ff"/>
    <w:rPr>
      <w:rFonts w:ascii="Aptos Display" w:hAnsi="Aptos Display" w:eastAsia="" w:cs=""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sid w:val="009929ff"/>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9929ff"/>
    <w:rPr>
      <w:i/>
      <w:iCs/>
      <w:color w:val="404040" w:themeColor="text1" w:themeTint="bf"/>
    </w:rPr>
  </w:style>
  <w:style w:type="character" w:styleId="IntenseEmphasis">
    <w:name w:val="Intense Emphasis"/>
    <w:basedOn w:val="DefaultParagraphFont"/>
    <w:uiPriority w:val="21"/>
    <w:qFormat/>
    <w:rsid w:val="009929ff"/>
    <w:rPr>
      <w:i/>
      <w:iCs/>
      <w:color w:val="0F4761" w:themeColor="accent1" w:themeShade="bf"/>
    </w:rPr>
  </w:style>
  <w:style w:type="character" w:styleId="IntenseQuoteChar" w:customStyle="1">
    <w:name w:val="Intense Quote Char"/>
    <w:basedOn w:val="DefaultParagraphFont"/>
    <w:link w:val="IntenseQuote"/>
    <w:uiPriority w:val="30"/>
    <w:qFormat/>
    <w:rsid w:val="009929ff"/>
    <w:rPr>
      <w:i/>
      <w:iCs/>
      <w:color w:val="0F4761" w:themeColor="accent1" w:themeShade="bf"/>
    </w:rPr>
  </w:style>
  <w:style w:type="character" w:styleId="IntenseReference">
    <w:name w:val="Intense Reference"/>
    <w:basedOn w:val="DefaultParagraphFont"/>
    <w:uiPriority w:val="32"/>
    <w:qFormat/>
    <w:rsid w:val="009929ff"/>
    <w:rPr>
      <w:b/>
      <w:bCs/>
      <w:smallCaps/>
      <w:color w:val="0F4761" w:themeColor="accent1" w:themeShade="bf"/>
      <w:spacing w:val="5"/>
    </w:rPr>
  </w:style>
  <w:style w:type="character" w:styleId="InternetLink">
    <w:name w:val="Internet Link"/>
    <w:basedOn w:val="DefaultParagraphFont"/>
    <w:uiPriority w:val="99"/>
    <w:unhideWhenUsed/>
    <w:rsid w:val="009929ff"/>
    <w:rPr>
      <w:color w:val="467886" w:themeColor="hyperlink"/>
      <w:u w:val="single"/>
    </w:rPr>
  </w:style>
  <w:style w:type="character" w:styleId="UnresolvedMention">
    <w:name w:val="Unresolved Mention"/>
    <w:basedOn w:val="DefaultParagraphFont"/>
    <w:uiPriority w:val="99"/>
    <w:semiHidden/>
    <w:unhideWhenUsed/>
    <w:qFormat/>
    <w:rsid w:val="009929ff"/>
    <w:rPr>
      <w:color w:val="605E5C"/>
      <w:shd w:fill="E1DFDD" w:val="clear"/>
    </w:rPr>
  </w:style>
  <w:style w:type="character" w:styleId="HeaderChar" w:customStyle="1">
    <w:name w:val="Header Char"/>
    <w:basedOn w:val="DefaultParagraphFont"/>
    <w:link w:val="Header"/>
    <w:uiPriority w:val="99"/>
    <w:qFormat/>
    <w:rsid w:val="006749d5"/>
    <w:rPr/>
  </w:style>
  <w:style w:type="character" w:styleId="FooterChar" w:customStyle="1">
    <w:name w:val="Footer Char"/>
    <w:basedOn w:val="DefaultParagraphFont"/>
    <w:link w:val="Footer"/>
    <w:uiPriority w:val="99"/>
    <w:qFormat/>
    <w:rsid w:val="006749d5"/>
    <w:rPr/>
  </w:style>
  <w:style w:type="character" w:styleId="Annotationreference">
    <w:name w:val="annotation reference"/>
    <w:basedOn w:val="DefaultParagraphFont"/>
    <w:uiPriority w:val="99"/>
    <w:semiHidden/>
    <w:unhideWhenUsed/>
    <w:qFormat/>
    <w:rsid w:val="00344e26"/>
    <w:rPr>
      <w:sz w:val="16"/>
      <w:szCs w:val="16"/>
    </w:rPr>
  </w:style>
  <w:style w:type="character" w:styleId="CommentTextChar" w:customStyle="1">
    <w:name w:val="Comment Text Char"/>
    <w:basedOn w:val="DefaultParagraphFont"/>
    <w:link w:val="CommentText"/>
    <w:uiPriority w:val="99"/>
    <w:qFormat/>
    <w:rsid w:val="00344e26"/>
    <w:rPr>
      <w:sz w:val="20"/>
      <w:szCs w:val="20"/>
    </w:rPr>
  </w:style>
  <w:style w:type="character" w:styleId="CommentSubjectChar" w:customStyle="1">
    <w:name w:val="Comment Subject Char"/>
    <w:basedOn w:val="CommentTextChar"/>
    <w:link w:val="CommentSubject"/>
    <w:uiPriority w:val="99"/>
    <w:semiHidden/>
    <w:qFormat/>
    <w:rsid w:val="00344e26"/>
    <w:rPr>
      <w:b/>
      <w:bCs/>
      <w:sz w:val="20"/>
      <w:szCs w:val="20"/>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paragraph" w:styleId="Heading">
    <w:name w:val="Heading"/>
    <w:basedOn w:val="Normal"/>
    <w:next w:val="TextBody"/>
    <w:qFormat/>
    <w:pPr>
      <w:keepNext/>
      <w:spacing w:before="240" w:after="120"/>
    </w:pPr>
    <w:rPr>
      <w:rFonts w:ascii="Liberation Sans" w:hAnsi="Liberation Sans" w:eastAsia="WenQuanYi Micro Hei"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929ff"/>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9929ff"/>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9929ff"/>
    <w:pPr>
      <w:spacing w:before="160" w:after="160"/>
      <w:jc w:val="center"/>
    </w:pPr>
    <w:rPr>
      <w:i/>
      <w:iCs/>
      <w:color w:val="404040" w:themeColor="text1" w:themeTint="bf"/>
    </w:rPr>
  </w:style>
  <w:style w:type="paragraph" w:styleId="ListParagraph">
    <w:name w:val="List Paragraph"/>
    <w:basedOn w:val="Normal"/>
    <w:uiPriority w:val="34"/>
    <w:qFormat/>
    <w:rsid w:val="009929ff"/>
    <w:pPr>
      <w:spacing w:before="0" w:after="160"/>
      <w:ind w:left="720" w:hanging="0"/>
      <w:contextualSpacing/>
    </w:pPr>
    <w:rPr/>
  </w:style>
  <w:style w:type="paragraph" w:styleId="IntenseQuote">
    <w:name w:val="Intense Quote"/>
    <w:basedOn w:val="Normal"/>
    <w:next w:val="Normal"/>
    <w:link w:val="IntenseQuoteChar"/>
    <w:uiPriority w:val="30"/>
    <w:qFormat/>
    <w:rsid w:val="009929ff"/>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
    <w:name w:val="Header"/>
    <w:basedOn w:val="Normal"/>
    <w:link w:val="HeaderChar"/>
    <w:uiPriority w:val="99"/>
    <w:unhideWhenUsed/>
    <w:rsid w:val="006749d5"/>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749d5"/>
    <w:pPr>
      <w:tabs>
        <w:tab w:val="center" w:pos="4680" w:leader="none"/>
        <w:tab w:val="right" w:pos="9360" w:leader="none"/>
      </w:tabs>
      <w:spacing w:lineRule="auto" w:line="240" w:before="0" w:after="0"/>
    </w:pPr>
    <w:rPr/>
  </w:style>
  <w:style w:type="paragraph" w:styleId="Annotationtext">
    <w:name w:val="annotation text"/>
    <w:basedOn w:val="Normal"/>
    <w:link w:val="CommentTextChar"/>
    <w:uiPriority w:val="99"/>
    <w:unhideWhenUsed/>
    <w:qFormat/>
    <w:rsid w:val="00344e26"/>
    <w:pPr>
      <w:spacing w:lineRule="auto" w:line="240"/>
    </w:pPr>
    <w:rPr>
      <w:sz w:val="20"/>
      <w:szCs w:val="20"/>
    </w:rPr>
  </w:style>
  <w:style w:type="paragraph" w:styleId="Annotationsubject">
    <w:name w:val="annotation subject"/>
    <w:basedOn w:val="Annotationtext"/>
    <w:link w:val="CommentSubjectChar"/>
    <w:uiPriority w:val="99"/>
    <w:semiHidden/>
    <w:unhideWhenUsed/>
    <w:qFormat/>
    <w:rsid w:val="00344e26"/>
    <w:pPr/>
    <w:rPr>
      <w:b/>
      <w:bCs/>
    </w:rPr>
  </w:style>
  <w:style w:type="paragraph" w:styleId="Revision">
    <w:name w:val="Revision"/>
    <w:uiPriority w:val="99"/>
    <w:semiHidden/>
    <w:qFormat/>
    <w:rsid w:val="00344e26"/>
    <w:pPr>
      <w:widowControl/>
      <w:bidi w:val="0"/>
      <w:spacing w:lineRule="auto" w:line="240" w:before="0" w:after="0"/>
      <w:jc w:val="left"/>
    </w:pPr>
    <w:rPr>
      <w:rFonts w:ascii="Aptos" w:hAnsi="Aptos" w:eastAsia="Aptos" w:cs="" w:asciiTheme="minorHAnsi" w:cstheme="minorBidi" w:eastAsiaTheme="minorHAnsi" w:hAnsiTheme="minorHAnsi"/>
      <w:color w:val="auto"/>
      <w:sz w:val="22"/>
      <w:szCs w:val="22"/>
      <w:lang w:val="en-US"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arhsawas908.ad.dot.gov/RDWeb/Pages/en-US/Default.aspx"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header" Target="header1.xml"/><Relationship Id="rId29" Type="http://schemas.openxmlformats.org/officeDocument/2006/relationships/comments" Target="comments.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LibreOffice/5.1.6.2$Linux_X86_64 LibreOffice_project/10m0$Build-2</Application>
  <Pages>13</Pages>
  <Words>1226</Words>
  <Characters>5994</Characters>
  <CharactersWithSpaces>7218</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2026-03-10T23:41:00Z</dcterms:created>
  <dc:creator>Grant, Donna (MARAD)</dc:creator>
  <dc:description/>
  <dc:language>en-US</dc:language>
  <cp:lastModifiedBy/>
  <dcterms:modified xsi:type="dcterms:W3CDTF">2026-03-14T00:08:58Z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